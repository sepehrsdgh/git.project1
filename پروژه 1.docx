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E4437" w14:textId="1B9A845E" w:rsidR="00845497" w:rsidRPr="007F293A" w:rsidRDefault="007F293A">
      <w:pPr>
        <w:rPr>
          <w:rFonts w:cs="2  Titr"/>
          <w:b/>
          <w:bCs/>
          <w:sz w:val="36"/>
          <w:szCs w:val="36"/>
          <w:rtl/>
          <w:lang w:bidi="fa-IR"/>
        </w:rPr>
      </w:pPr>
      <w:r w:rsidRPr="007F293A">
        <w:rPr>
          <w:rFonts w:cs="2  Titr" w:hint="cs"/>
          <w:b/>
          <w:bCs/>
          <w:sz w:val="36"/>
          <w:szCs w:val="36"/>
          <w:rtl/>
          <w:lang w:bidi="fa-IR"/>
        </w:rPr>
        <w:t>پروژه 1</w:t>
      </w:r>
    </w:p>
    <w:p w14:paraId="11D4C2B9" w14:textId="5A7AD961" w:rsidR="007F293A" w:rsidRDefault="007F293A">
      <w:pPr>
        <w:rPr>
          <w:rFonts w:cs="2  Titr"/>
          <w:sz w:val="32"/>
          <w:szCs w:val="32"/>
          <w:rtl/>
          <w:lang w:bidi="fa-IR"/>
        </w:rPr>
      </w:pPr>
      <w:r>
        <w:rPr>
          <w:rFonts w:cs="2  Titr" w:hint="cs"/>
          <w:sz w:val="32"/>
          <w:szCs w:val="32"/>
          <w:rtl/>
          <w:lang w:bidi="fa-IR"/>
        </w:rPr>
        <w:t>طراحی سایت دانشگاه فردوسی</w:t>
      </w:r>
    </w:p>
    <w:p w14:paraId="35F239F4" w14:textId="40BF8BA7" w:rsidR="007F293A" w:rsidRDefault="007F293A">
      <w:pPr>
        <w:rPr>
          <w:rFonts w:cs="2  Titr"/>
          <w:sz w:val="32"/>
          <w:szCs w:val="32"/>
          <w:rtl/>
          <w:lang w:bidi="fa-IR"/>
        </w:rPr>
      </w:pPr>
      <w:r>
        <w:rPr>
          <w:rFonts w:cs="2  Titr" w:hint="cs"/>
          <w:sz w:val="32"/>
          <w:szCs w:val="32"/>
          <w:rtl/>
          <w:lang w:bidi="fa-IR"/>
        </w:rPr>
        <w:t>زمان شروع پروژه:شنبه 1 مردادا ساعت 17:10</w:t>
      </w:r>
    </w:p>
    <w:p w14:paraId="4B9FC6C2" w14:textId="46598F96" w:rsidR="007F293A" w:rsidRDefault="007F293A">
      <w:pPr>
        <w:rPr>
          <w:rFonts w:cs="2  Titr"/>
          <w:sz w:val="32"/>
          <w:szCs w:val="32"/>
          <w:rtl/>
          <w:lang w:bidi="fa-IR"/>
        </w:rPr>
      </w:pPr>
      <w:r>
        <w:rPr>
          <w:rFonts w:cs="2  Titr" w:hint="cs"/>
          <w:sz w:val="32"/>
          <w:szCs w:val="32"/>
          <w:rtl/>
          <w:lang w:bidi="fa-IR"/>
        </w:rPr>
        <w:t>زمان اتمام پروژه:</w:t>
      </w:r>
    </w:p>
    <w:p w14:paraId="74E64980" w14:textId="6E472C33" w:rsidR="007F293A" w:rsidRDefault="007F293A">
      <w:pPr>
        <w:rPr>
          <w:rFonts w:cs="2  Titr"/>
          <w:sz w:val="32"/>
          <w:szCs w:val="32"/>
          <w:rtl/>
          <w:lang w:bidi="fa-IR"/>
        </w:rPr>
      </w:pPr>
    </w:p>
    <w:p w14:paraId="7FAAF208" w14:textId="00655B12" w:rsidR="001D72A5" w:rsidRDefault="001D72A5" w:rsidP="001D72A5">
      <w:pPr>
        <w:rPr>
          <w:rFonts w:cs="2  Titr"/>
          <w:sz w:val="32"/>
          <w:szCs w:val="32"/>
          <w:rtl/>
          <w:lang w:bidi="fa-IR"/>
        </w:rPr>
      </w:pPr>
      <w:r>
        <w:rPr>
          <w:rFonts w:cs="2  Titr" w:hint="cs"/>
          <w:sz w:val="32"/>
          <w:szCs w:val="32"/>
          <w:rtl/>
          <w:lang w:bidi="fa-IR"/>
        </w:rPr>
        <w:t xml:space="preserve">خوب حدود 80 درصد کدهای </w:t>
      </w:r>
      <w:r>
        <w:rPr>
          <w:rFonts w:cs="2  Titr"/>
          <w:sz w:val="32"/>
          <w:szCs w:val="32"/>
          <w:lang w:bidi="fa-IR"/>
        </w:rPr>
        <w:t>html</w:t>
      </w:r>
      <w:r>
        <w:rPr>
          <w:rFonts w:cs="2  Titr" w:hint="cs"/>
          <w:sz w:val="32"/>
          <w:szCs w:val="32"/>
          <w:rtl/>
          <w:lang w:bidi="fa-IR"/>
        </w:rPr>
        <w:t xml:space="preserve">  رو پیاده سازی کردم...مشکلاتی که تا الان بهشون برخوردم:</w:t>
      </w:r>
    </w:p>
    <w:p w14:paraId="4B636FC5" w14:textId="3ABCA616" w:rsidR="001D72A5" w:rsidRDefault="001D72A5" w:rsidP="001D72A5">
      <w:pPr>
        <w:rPr>
          <w:rFonts w:cs="2  Titr"/>
          <w:sz w:val="32"/>
          <w:szCs w:val="32"/>
          <w:rtl/>
          <w:lang w:bidi="fa-IR"/>
        </w:rPr>
      </w:pPr>
      <w:r>
        <w:rPr>
          <w:rFonts w:cs="2  Titr" w:hint="cs"/>
          <w:sz w:val="32"/>
          <w:szCs w:val="32"/>
          <w:rtl/>
          <w:lang w:bidi="fa-IR"/>
        </w:rPr>
        <w:t>یکی تایپ فارسی دهن آدم رو سرویس میکنه..به خصوص مواقعی که یک سری تگ هم باید اون بین بلوله..قشنگ آدم سرویسه...</w:t>
      </w:r>
    </w:p>
    <w:p w14:paraId="723C61FF" w14:textId="2D00811C" w:rsidR="001D72A5" w:rsidRDefault="007569E0" w:rsidP="001D72A5">
      <w:pPr>
        <w:rPr>
          <w:rFonts w:cs="2  Titr"/>
          <w:sz w:val="32"/>
          <w:szCs w:val="32"/>
          <w:lang w:bidi="fa-IR"/>
        </w:rPr>
      </w:pPr>
      <w:r>
        <w:rPr>
          <w:rFonts w:cs="2  Titr" w:hint="cs"/>
          <w:sz w:val="32"/>
          <w:szCs w:val="32"/>
          <w:rtl/>
          <w:lang w:bidi="fa-IR"/>
        </w:rPr>
        <w:t xml:space="preserve">آدم دو دله..که برای </w:t>
      </w:r>
      <w:r>
        <w:rPr>
          <w:rFonts w:cs="2  Titr"/>
          <w:sz w:val="32"/>
          <w:szCs w:val="32"/>
          <w:lang w:bidi="fa-IR"/>
        </w:rPr>
        <w:t>grid</w:t>
      </w:r>
      <w:r>
        <w:rPr>
          <w:rFonts w:cs="2  Titr" w:hint="cs"/>
          <w:sz w:val="32"/>
          <w:szCs w:val="32"/>
          <w:rtl/>
          <w:lang w:bidi="fa-IR"/>
        </w:rPr>
        <w:t xml:space="preserve">  بندی آیا بیاد از فریم ورک استفاده کنه یا از </w:t>
      </w:r>
      <w:r>
        <w:rPr>
          <w:rFonts w:cs="2  Titr"/>
          <w:sz w:val="32"/>
          <w:szCs w:val="32"/>
          <w:lang w:bidi="fa-IR"/>
        </w:rPr>
        <w:t>grid</w:t>
      </w:r>
      <w:r>
        <w:rPr>
          <w:rFonts w:cs="2  Titr" w:hint="cs"/>
          <w:sz w:val="32"/>
          <w:szCs w:val="32"/>
          <w:rtl/>
          <w:lang w:bidi="fa-IR"/>
        </w:rPr>
        <w:t xml:space="preserve">  خود </w:t>
      </w:r>
      <w:proofErr w:type="spellStart"/>
      <w:r>
        <w:rPr>
          <w:rFonts w:cs="2  Titr"/>
          <w:sz w:val="32"/>
          <w:szCs w:val="32"/>
          <w:lang w:bidi="fa-IR"/>
        </w:rPr>
        <w:t>css</w:t>
      </w:r>
      <w:proofErr w:type="spellEnd"/>
    </w:p>
    <w:p w14:paraId="0765E1E6" w14:textId="631A3A79" w:rsidR="007569E0" w:rsidRDefault="005C1F77" w:rsidP="001D72A5">
      <w:pPr>
        <w:rPr>
          <w:rFonts w:cs="2  Titr"/>
          <w:sz w:val="32"/>
          <w:szCs w:val="32"/>
          <w:rtl/>
          <w:lang w:bidi="fa-IR"/>
        </w:rPr>
      </w:pPr>
      <w:r>
        <w:rPr>
          <w:rFonts w:cs="2  Titr" w:hint="cs"/>
          <w:sz w:val="32"/>
          <w:szCs w:val="32"/>
          <w:rtl/>
          <w:lang w:bidi="fa-IR"/>
        </w:rPr>
        <w:t>کاری که کردم تا جایی تونستم به هر چیزی کلاس دادم...تا موقع سلکتور خیلی کارم راحت باشه...</w:t>
      </w:r>
    </w:p>
    <w:p w14:paraId="00422807" w14:textId="4455A5FA" w:rsidR="005C1F77" w:rsidRDefault="007A4D2E" w:rsidP="001D72A5">
      <w:pPr>
        <w:rPr>
          <w:rFonts w:cs="2  Titr"/>
          <w:sz w:val="32"/>
          <w:szCs w:val="32"/>
          <w:rtl/>
          <w:lang w:bidi="fa-IR"/>
        </w:rPr>
      </w:pPr>
      <w:r>
        <w:rPr>
          <w:noProof/>
        </w:rPr>
        <w:drawing>
          <wp:inline distT="0" distB="0" distL="0" distR="0" wp14:anchorId="629203A1" wp14:editId="7CC2481E">
            <wp:extent cx="5731510" cy="27565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56535"/>
                    </a:xfrm>
                    <a:prstGeom prst="rect">
                      <a:avLst/>
                    </a:prstGeom>
                  </pic:spPr>
                </pic:pic>
              </a:graphicData>
            </a:graphic>
          </wp:inline>
        </w:drawing>
      </w:r>
    </w:p>
    <w:p w14:paraId="24CD440F" w14:textId="71B8BDED" w:rsidR="007A4D2E" w:rsidRDefault="007A4D2E" w:rsidP="001D72A5">
      <w:pPr>
        <w:rPr>
          <w:rFonts w:cs="2  Titr"/>
          <w:sz w:val="32"/>
          <w:szCs w:val="32"/>
          <w:rtl/>
          <w:lang w:bidi="fa-IR"/>
        </w:rPr>
      </w:pPr>
    </w:p>
    <w:p w14:paraId="575B1C11" w14:textId="1D503C91" w:rsidR="007A4D2E" w:rsidRDefault="007A4D2E" w:rsidP="001D72A5">
      <w:pPr>
        <w:rPr>
          <w:rFonts w:cs="2  Titr"/>
          <w:sz w:val="32"/>
          <w:szCs w:val="32"/>
          <w:rtl/>
          <w:lang w:bidi="fa-IR"/>
        </w:rPr>
      </w:pPr>
      <w:r>
        <w:rPr>
          <w:rFonts w:cs="2  Titr" w:hint="cs"/>
          <w:sz w:val="32"/>
          <w:szCs w:val="32"/>
          <w:rtl/>
          <w:lang w:bidi="fa-IR"/>
        </w:rPr>
        <w:t>ظاهر سایت تا الان فاجعس.....</w:t>
      </w:r>
    </w:p>
    <w:p w14:paraId="2A3057D3" w14:textId="262B4F56" w:rsidR="007A4D2E" w:rsidRDefault="00BD3A46" w:rsidP="001D72A5">
      <w:pPr>
        <w:rPr>
          <w:rFonts w:cs="2  Titr"/>
          <w:sz w:val="32"/>
          <w:szCs w:val="32"/>
          <w:rtl/>
          <w:lang w:bidi="fa-IR"/>
        </w:rPr>
      </w:pPr>
      <w:r>
        <w:rPr>
          <w:rFonts w:cs="2  Titr" w:hint="cs"/>
          <w:sz w:val="32"/>
          <w:szCs w:val="32"/>
          <w:rtl/>
          <w:lang w:bidi="fa-IR"/>
        </w:rPr>
        <w:t>بعضی ایکون ها هم ظاهر نمیشوند...یک بار دیگر هم شده بود فک کنم بعضی ها اینطوری می باشند..</w:t>
      </w:r>
    </w:p>
    <w:p w14:paraId="668F624B" w14:textId="2A424FC0" w:rsidR="00BD3A46" w:rsidRDefault="00FF530B" w:rsidP="001D72A5">
      <w:pPr>
        <w:rPr>
          <w:rFonts w:cs="2  Titr"/>
          <w:sz w:val="32"/>
          <w:szCs w:val="32"/>
          <w:rtl/>
          <w:lang w:bidi="fa-IR"/>
        </w:rPr>
      </w:pPr>
      <w:r>
        <w:rPr>
          <w:rFonts w:cs="2  Titr" w:hint="cs"/>
          <w:sz w:val="32"/>
          <w:szCs w:val="32"/>
          <w:rtl/>
          <w:lang w:bidi="fa-IR"/>
        </w:rPr>
        <w:t xml:space="preserve">به نظر خودمم هم تا جایی که میتونی محتویات </w:t>
      </w:r>
      <w:r>
        <w:rPr>
          <w:rFonts w:cs="2  Titr"/>
          <w:sz w:val="32"/>
          <w:szCs w:val="32"/>
          <w:lang w:bidi="fa-IR"/>
        </w:rPr>
        <w:t>html</w:t>
      </w:r>
      <w:r>
        <w:rPr>
          <w:rFonts w:cs="2  Titr" w:hint="cs"/>
          <w:sz w:val="32"/>
          <w:szCs w:val="32"/>
          <w:rtl/>
          <w:lang w:bidi="fa-IR"/>
        </w:rPr>
        <w:t xml:space="preserve">  رو کامل کن نگو...باشه حالا بعدا درست میکنم..این اصلا کار خوبی نیست به نظرم...</w:t>
      </w:r>
    </w:p>
    <w:p w14:paraId="4CFA536A" w14:textId="57C767EC" w:rsidR="00FF530B" w:rsidRDefault="00FF530B" w:rsidP="001D72A5">
      <w:pPr>
        <w:rPr>
          <w:rFonts w:cs="2  Titr"/>
          <w:sz w:val="32"/>
          <w:szCs w:val="32"/>
          <w:rtl/>
          <w:lang w:bidi="fa-IR"/>
        </w:rPr>
      </w:pPr>
      <w:r>
        <w:rPr>
          <w:rFonts w:cs="2  Titr" w:hint="cs"/>
          <w:sz w:val="32"/>
          <w:szCs w:val="32"/>
          <w:rtl/>
          <w:lang w:bidi="fa-IR"/>
        </w:rPr>
        <w:t>و در کلام آخر هم بگم که واقعا پیاده سازی همین سایت به ظاهر ساده هم خیلی سخته..</w:t>
      </w:r>
    </w:p>
    <w:p w14:paraId="17EAB30F" w14:textId="11B8173D" w:rsidR="00FF530B" w:rsidRDefault="00822464" w:rsidP="001D72A5">
      <w:pPr>
        <w:rPr>
          <w:rFonts w:cs="2  Titr"/>
          <w:sz w:val="32"/>
          <w:szCs w:val="32"/>
          <w:rtl/>
          <w:lang w:bidi="fa-IR"/>
        </w:rPr>
      </w:pPr>
      <w:r>
        <w:rPr>
          <w:rFonts w:cs="2  Titr" w:hint="cs"/>
          <w:sz w:val="32"/>
          <w:szCs w:val="32"/>
          <w:rtl/>
          <w:lang w:bidi="fa-IR"/>
        </w:rPr>
        <w:t xml:space="preserve">تو نوشتن بعضی از عبارات فارسی واقعا همینطوری از یک قاعده ی من در آوردی استفاده کردم..یعنی دقیقا مخالف ذهنم استفاده کردم مثلا اگر باید به صورت راست چین مینوشتم میرفتم سمت چپ مینوشتم و درست میشد..خیلی عجیب بود..خلاصه باید به فکر یک ابزاری باشه که این مشکلات کمتر بشه..مثلا تو یک جایی دیگری بنویسی فقط بیای تو </w:t>
      </w:r>
      <w:r>
        <w:rPr>
          <w:rFonts w:cs="2  Titr"/>
          <w:sz w:val="32"/>
          <w:szCs w:val="32"/>
          <w:lang w:bidi="fa-IR"/>
        </w:rPr>
        <w:t>vs</w:t>
      </w:r>
      <w:r>
        <w:rPr>
          <w:rFonts w:cs="2  Titr" w:hint="cs"/>
          <w:sz w:val="32"/>
          <w:szCs w:val="32"/>
          <w:rtl/>
          <w:lang w:bidi="fa-IR"/>
        </w:rPr>
        <w:t xml:space="preserve">  کپی کنی..</w:t>
      </w:r>
    </w:p>
    <w:p w14:paraId="5E604897" w14:textId="5BB5A57F" w:rsidR="00822464" w:rsidRDefault="004D6532" w:rsidP="001D72A5">
      <w:pPr>
        <w:rPr>
          <w:ins w:id="0" w:author="sina maarefi" w:date="2022-07-23T18:39:00Z"/>
          <w:rFonts w:cs="2  Titr"/>
          <w:sz w:val="32"/>
          <w:szCs w:val="32"/>
          <w:rtl/>
          <w:lang w:bidi="fa-IR"/>
        </w:rPr>
      </w:pPr>
      <w:r>
        <w:rPr>
          <w:rFonts w:cs="2  Titr" w:hint="cs"/>
          <w:sz w:val="32"/>
          <w:szCs w:val="32"/>
          <w:rtl/>
          <w:lang w:bidi="fa-IR"/>
        </w:rPr>
        <w:t xml:space="preserve">خوب برای اینکه بتونم راحت و سریع رنگ ها رو شناسایی کنم از روی صفحات وب پیج از یک افزونه ی گوگل استفاده کردم که خیلی سریع کد </w:t>
      </w:r>
      <w:proofErr w:type="spellStart"/>
      <w:ins w:id="1" w:author="sina maarefi" w:date="2022-07-23T18:39:00Z">
        <w:r>
          <w:rPr>
            <w:rFonts w:cs="2  Titr"/>
            <w:sz w:val="32"/>
            <w:szCs w:val="32"/>
            <w:lang w:bidi="fa-IR"/>
          </w:rPr>
          <w:t>rgb</w:t>
        </w:r>
        <w:proofErr w:type="spellEnd"/>
        <w:r>
          <w:rPr>
            <w:rFonts w:cs="2  Titr" w:hint="cs"/>
            <w:sz w:val="32"/>
            <w:szCs w:val="32"/>
            <w:rtl/>
            <w:lang w:bidi="fa-IR"/>
          </w:rPr>
          <w:t xml:space="preserve">  رو میده..</w:t>
        </w:r>
      </w:ins>
    </w:p>
    <w:p w14:paraId="629AE0E9" w14:textId="07FC31B5" w:rsidR="004D6532" w:rsidRDefault="00A03CB4" w:rsidP="001D72A5">
      <w:pPr>
        <w:rPr>
          <w:ins w:id="2" w:author="sina maarefi" w:date="2022-07-23T18:46:00Z"/>
          <w:rFonts w:cs="2  Titr"/>
          <w:sz w:val="32"/>
          <w:szCs w:val="32"/>
          <w:lang w:bidi="fa-IR"/>
        </w:rPr>
      </w:pPr>
      <w:ins w:id="3" w:author="sina maarefi" w:date="2022-07-23T18:46:00Z">
        <w:r>
          <w:rPr>
            <w:noProof/>
          </w:rPr>
          <w:drawing>
            <wp:inline distT="0" distB="0" distL="0" distR="0" wp14:anchorId="72D0CF68" wp14:editId="4FB1AD09">
              <wp:extent cx="2714625" cy="1114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14625" cy="1114425"/>
                      </a:xfrm>
                      <a:prstGeom prst="rect">
                        <a:avLst/>
                      </a:prstGeom>
                    </pic:spPr>
                  </pic:pic>
                </a:graphicData>
              </a:graphic>
            </wp:inline>
          </w:drawing>
        </w:r>
      </w:ins>
    </w:p>
    <w:p w14:paraId="710B9609" w14:textId="0684CAFA" w:rsidR="00A03CB4" w:rsidRDefault="00A03CB4" w:rsidP="001D72A5">
      <w:pPr>
        <w:rPr>
          <w:ins w:id="4" w:author="sina maarefi" w:date="2022-07-23T18:46:00Z"/>
          <w:rFonts w:cs="2  Titr"/>
          <w:sz w:val="32"/>
          <w:szCs w:val="32"/>
          <w:lang w:bidi="fa-IR"/>
        </w:rPr>
      </w:pPr>
    </w:p>
    <w:p w14:paraId="2F6B833B" w14:textId="6428EB8C" w:rsidR="00A03CB4" w:rsidRDefault="00A03CB4" w:rsidP="001D72A5">
      <w:pPr>
        <w:rPr>
          <w:ins w:id="5" w:author="sina maarefi" w:date="2022-07-23T18:48:00Z"/>
          <w:rFonts w:cs="2  Titr"/>
          <w:sz w:val="32"/>
          <w:szCs w:val="32"/>
          <w:rtl/>
          <w:lang w:bidi="fa-IR"/>
        </w:rPr>
      </w:pPr>
      <w:ins w:id="6" w:author="sina maarefi" w:date="2022-07-23T18:47:00Z">
        <w:r>
          <w:rPr>
            <w:rFonts w:cs="2  Titr" w:hint="cs"/>
            <w:sz w:val="32"/>
            <w:szCs w:val="32"/>
            <w:rtl/>
            <w:lang w:bidi="fa-IR"/>
          </w:rPr>
          <w:lastRenderedPageBreak/>
          <w:t xml:space="preserve">عکس لوگوی دانشگاه فردوسی رو که گذاشتم خیلی بزرگ بود،بعد این عکس داخل یک کد </w:t>
        </w:r>
        <w:r>
          <w:rPr>
            <w:rFonts w:cs="2  Titr"/>
            <w:sz w:val="32"/>
            <w:szCs w:val="32"/>
            <w:lang w:bidi="fa-IR"/>
          </w:rPr>
          <w:t>a</w:t>
        </w:r>
        <w:r>
          <w:rPr>
            <w:rFonts w:cs="2  Titr" w:hint="cs"/>
            <w:sz w:val="32"/>
            <w:szCs w:val="32"/>
            <w:rtl/>
            <w:lang w:bidi="fa-IR"/>
          </w:rPr>
          <w:t xml:space="preserve">  بود ...بعد اول اومدم رفتم </w:t>
        </w:r>
        <w:r>
          <w:rPr>
            <w:rFonts w:cs="2  Titr"/>
            <w:sz w:val="32"/>
            <w:szCs w:val="32"/>
            <w:lang w:bidi="fa-IR"/>
          </w:rPr>
          <w:t>a</w:t>
        </w:r>
        <w:r>
          <w:rPr>
            <w:rFonts w:cs="2  Titr" w:hint="cs"/>
            <w:sz w:val="32"/>
            <w:szCs w:val="32"/>
            <w:rtl/>
            <w:lang w:bidi="fa-IR"/>
          </w:rPr>
          <w:t xml:space="preserve">  رو صدا زدم و </w:t>
        </w:r>
        <w:r>
          <w:rPr>
            <w:rFonts w:cs="2  Titr"/>
            <w:sz w:val="32"/>
            <w:szCs w:val="32"/>
            <w:lang w:bidi="fa-IR"/>
          </w:rPr>
          <w:t>width</w:t>
        </w:r>
        <w:r>
          <w:rPr>
            <w:rFonts w:cs="2  Titr" w:hint="cs"/>
            <w:sz w:val="32"/>
            <w:szCs w:val="32"/>
            <w:rtl/>
            <w:lang w:bidi="fa-IR"/>
          </w:rPr>
          <w:t xml:space="preserve">  رو کم کردم ..جواب نداد..</w:t>
        </w:r>
      </w:ins>
      <w:ins w:id="7" w:author="sina maarefi" w:date="2022-07-23T18:48:00Z">
        <w:r>
          <w:rPr>
            <w:rFonts w:cs="2  Titr" w:hint="cs"/>
            <w:sz w:val="32"/>
            <w:szCs w:val="32"/>
            <w:rtl/>
            <w:lang w:bidi="fa-IR"/>
          </w:rPr>
          <w:t xml:space="preserve">.فک میکنم </w:t>
        </w:r>
        <w:r>
          <w:rPr>
            <w:rFonts w:cs="2  Titr"/>
            <w:sz w:val="32"/>
            <w:szCs w:val="32"/>
            <w:lang w:bidi="fa-IR"/>
          </w:rPr>
          <w:t>width</w:t>
        </w:r>
        <w:r>
          <w:rPr>
            <w:rFonts w:cs="2  Titr" w:hint="cs"/>
            <w:sz w:val="32"/>
            <w:szCs w:val="32"/>
            <w:rtl/>
            <w:lang w:bidi="fa-IR"/>
          </w:rPr>
          <w:t xml:space="preserve">  بر روی تگ </w:t>
        </w:r>
        <w:r>
          <w:rPr>
            <w:rFonts w:cs="2  Titr"/>
            <w:sz w:val="32"/>
            <w:szCs w:val="32"/>
            <w:lang w:bidi="fa-IR"/>
          </w:rPr>
          <w:t>a</w:t>
        </w:r>
        <w:r>
          <w:rPr>
            <w:rFonts w:cs="2  Titr" w:hint="cs"/>
            <w:sz w:val="32"/>
            <w:szCs w:val="32"/>
            <w:rtl/>
            <w:lang w:bidi="fa-IR"/>
          </w:rPr>
          <w:t xml:space="preserve">  جواب نمیده..</w:t>
        </w:r>
      </w:ins>
    </w:p>
    <w:p w14:paraId="10E14E00" w14:textId="64B46023" w:rsidR="00A03CB4" w:rsidRDefault="00A03CB4" w:rsidP="001D72A5">
      <w:pPr>
        <w:rPr>
          <w:ins w:id="8" w:author="sina maarefi" w:date="2022-07-23T18:48:00Z"/>
          <w:rFonts w:cs="2  Titr"/>
          <w:sz w:val="32"/>
          <w:szCs w:val="32"/>
          <w:rtl/>
          <w:lang w:bidi="fa-IR"/>
        </w:rPr>
      </w:pPr>
      <w:ins w:id="9" w:author="sina maarefi" w:date="2022-07-23T18:48:00Z">
        <w:r>
          <w:rPr>
            <w:rFonts w:cs="2  Titr" w:hint="cs"/>
            <w:sz w:val="32"/>
            <w:szCs w:val="32"/>
            <w:rtl/>
            <w:lang w:bidi="fa-IR"/>
          </w:rPr>
          <w:t>بعد عکسو صدا زدم دیدم درست شد...</w:t>
        </w:r>
      </w:ins>
    </w:p>
    <w:p w14:paraId="76D900B8" w14:textId="27ED53FD" w:rsidR="00A03CB4" w:rsidRDefault="00392FC5" w:rsidP="001D72A5">
      <w:pPr>
        <w:rPr>
          <w:ins w:id="10" w:author="sina maarefi" w:date="2022-07-23T18:49:00Z"/>
          <w:rFonts w:cs="2  Titr"/>
          <w:sz w:val="32"/>
          <w:szCs w:val="32"/>
          <w:lang w:bidi="fa-IR"/>
        </w:rPr>
      </w:pPr>
      <w:ins w:id="11" w:author="sina maarefi" w:date="2022-07-23T18:49:00Z">
        <w:r>
          <w:rPr>
            <w:noProof/>
          </w:rPr>
          <w:drawing>
            <wp:inline distT="0" distB="0" distL="0" distR="0" wp14:anchorId="100ED77F" wp14:editId="35C6964A">
              <wp:extent cx="5731510" cy="23755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75535"/>
                      </a:xfrm>
                      <a:prstGeom prst="rect">
                        <a:avLst/>
                      </a:prstGeom>
                    </pic:spPr>
                  </pic:pic>
                </a:graphicData>
              </a:graphic>
            </wp:inline>
          </w:drawing>
        </w:r>
      </w:ins>
    </w:p>
    <w:p w14:paraId="56BBDF49" w14:textId="3088DB01" w:rsidR="00392FC5" w:rsidRDefault="00392FC5" w:rsidP="001D72A5">
      <w:pPr>
        <w:rPr>
          <w:ins w:id="12" w:author="sina maarefi" w:date="2022-07-23T18:49:00Z"/>
          <w:rFonts w:cs="2  Titr"/>
          <w:sz w:val="32"/>
          <w:szCs w:val="32"/>
          <w:lang w:bidi="fa-IR"/>
        </w:rPr>
      </w:pPr>
    </w:p>
    <w:p w14:paraId="0D467967" w14:textId="2D5F33E7" w:rsidR="00392FC5" w:rsidRDefault="00392FC5" w:rsidP="001D72A5">
      <w:pPr>
        <w:rPr>
          <w:ins w:id="13" w:author="sina maarefi" w:date="2022-07-23T18:50:00Z"/>
          <w:rFonts w:cs="2  Titr"/>
          <w:sz w:val="32"/>
          <w:szCs w:val="32"/>
          <w:rtl/>
          <w:lang w:bidi="fa-IR"/>
        </w:rPr>
      </w:pPr>
      <w:ins w:id="14" w:author="sina maarefi" w:date="2022-07-23T18:49:00Z">
        <w:r>
          <w:rPr>
            <w:rFonts w:cs="2  Titr" w:hint="cs"/>
            <w:sz w:val="32"/>
            <w:szCs w:val="32"/>
            <w:rtl/>
            <w:lang w:bidi="fa-IR"/>
          </w:rPr>
          <w:t xml:space="preserve">برای بار صدم برای اینکه بخای چیزی رو بیاری وسط...و میخای از پراپرتی </w:t>
        </w:r>
      </w:ins>
      <w:ins w:id="15" w:author="sina maarefi" w:date="2022-07-23T18:50:00Z">
        <w:r>
          <w:rPr>
            <w:rFonts w:cs="2  Titr"/>
            <w:sz w:val="32"/>
            <w:szCs w:val="32"/>
            <w:lang w:bidi="fa-IR"/>
          </w:rPr>
          <w:t>text0align</w:t>
        </w:r>
        <w:r>
          <w:rPr>
            <w:rFonts w:cs="2  Titr" w:hint="cs"/>
            <w:sz w:val="32"/>
            <w:szCs w:val="32"/>
            <w:rtl/>
            <w:lang w:bidi="fa-IR"/>
          </w:rPr>
          <w:t xml:space="preserve">  استفاده کنی باید اون رو روی تگ پدر اعمال کنی..</w:t>
        </w:r>
      </w:ins>
    </w:p>
    <w:p w14:paraId="3856F205" w14:textId="3B2E9F8E" w:rsidR="00392FC5" w:rsidRDefault="009C4003" w:rsidP="001D72A5">
      <w:pPr>
        <w:rPr>
          <w:ins w:id="16" w:author="sina maarefi" w:date="2022-07-23T19:01:00Z"/>
          <w:rFonts w:cs="2  Titr"/>
          <w:sz w:val="32"/>
          <w:szCs w:val="32"/>
          <w:rtl/>
          <w:lang w:bidi="fa-IR"/>
        </w:rPr>
      </w:pPr>
      <w:ins w:id="17" w:author="sina maarefi" w:date="2022-07-23T19:01:00Z">
        <w:r>
          <w:rPr>
            <w:rFonts w:cs="2  Titr" w:hint="cs"/>
            <w:sz w:val="32"/>
            <w:szCs w:val="32"/>
            <w:rtl/>
            <w:lang w:bidi="fa-IR"/>
          </w:rPr>
          <w:t xml:space="preserve">آقا یک مشکلی داشتم رفتم سایت </w:t>
        </w:r>
        <w:proofErr w:type="spellStart"/>
        <w:r>
          <w:rPr>
            <w:rFonts w:cs="2  Titr"/>
            <w:sz w:val="32"/>
            <w:szCs w:val="32"/>
            <w:lang w:bidi="fa-IR"/>
          </w:rPr>
          <w:t>stackoverflow</w:t>
        </w:r>
        <w:proofErr w:type="spellEnd"/>
        <w:r>
          <w:rPr>
            <w:rFonts w:cs="2  Titr" w:hint="cs"/>
            <w:sz w:val="32"/>
            <w:szCs w:val="32"/>
            <w:rtl/>
            <w:lang w:bidi="fa-IR"/>
          </w:rPr>
          <w:t>...آدم جدی گیج میشه...</w:t>
        </w:r>
      </w:ins>
    </w:p>
    <w:p w14:paraId="06ABEFBE" w14:textId="792C2AF8" w:rsidR="009C4003" w:rsidRDefault="009C4003" w:rsidP="001D72A5">
      <w:pPr>
        <w:rPr>
          <w:ins w:id="18" w:author="sina maarefi" w:date="2022-07-23T19:01:00Z"/>
          <w:rFonts w:cs="2  Titr"/>
          <w:sz w:val="32"/>
          <w:szCs w:val="32"/>
          <w:rtl/>
          <w:lang w:bidi="fa-IR"/>
        </w:rPr>
      </w:pPr>
      <w:ins w:id="19" w:author="sina maarefi" w:date="2022-07-23T19:01:00Z">
        <w:r>
          <w:rPr>
            <w:noProof/>
          </w:rPr>
          <w:drawing>
            <wp:inline distT="0" distB="0" distL="0" distR="0" wp14:anchorId="5B62F02B" wp14:editId="2250D576">
              <wp:extent cx="5731510" cy="23895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89505"/>
                      </a:xfrm>
                      <a:prstGeom prst="rect">
                        <a:avLst/>
                      </a:prstGeom>
                    </pic:spPr>
                  </pic:pic>
                </a:graphicData>
              </a:graphic>
            </wp:inline>
          </w:drawing>
        </w:r>
      </w:ins>
    </w:p>
    <w:p w14:paraId="2E795EE3" w14:textId="12AF4AF2" w:rsidR="009C4003" w:rsidRDefault="009C4003" w:rsidP="001D72A5">
      <w:pPr>
        <w:rPr>
          <w:ins w:id="20" w:author="sina maarefi" w:date="2022-07-23T19:01:00Z"/>
          <w:rFonts w:cs="2  Titr"/>
          <w:sz w:val="32"/>
          <w:szCs w:val="32"/>
          <w:rtl/>
          <w:lang w:bidi="fa-IR"/>
        </w:rPr>
      </w:pPr>
    </w:p>
    <w:p w14:paraId="69DAD03F" w14:textId="03E2F049" w:rsidR="009C4003" w:rsidRDefault="009C4003" w:rsidP="001D72A5">
      <w:pPr>
        <w:rPr>
          <w:ins w:id="21" w:author="sina maarefi" w:date="2022-07-23T19:01:00Z"/>
          <w:rFonts w:cs="2  Titr"/>
          <w:sz w:val="32"/>
          <w:szCs w:val="32"/>
          <w:rtl/>
          <w:lang w:bidi="fa-IR"/>
        </w:rPr>
      </w:pPr>
      <w:ins w:id="22" w:author="sina maarefi" w:date="2022-07-23T19:01:00Z">
        <w:r>
          <w:rPr>
            <w:rFonts w:cs="2  Titr" w:hint="cs"/>
            <w:sz w:val="32"/>
            <w:szCs w:val="32"/>
            <w:rtl/>
            <w:lang w:bidi="fa-IR"/>
          </w:rPr>
          <w:lastRenderedPageBreak/>
          <w:t>یعنی یکم باید تو سایتش ور برم ...ببینم چه چیزی و چه خبره..مثلا اون عدد 61 قضیش چیه....</w:t>
        </w:r>
      </w:ins>
    </w:p>
    <w:p w14:paraId="3428D964" w14:textId="63A4F7DB" w:rsidR="009C4003" w:rsidRDefault="003B161A" w:rsidP="001D72A5">
      <w:pPr>
        <w:rPr>
          <w:ins w:id="23" w:author="sina maarefi" w:date="2022-07-23T19:02:00Z"/>
          <w:rFonts w:cs="2  Titr"/>
          <w:sz w:val="32"/>
          <w:szCs w:val="32"/>
          <w:rtl/>
          <w:lang w:bidi="fa-IR"/>
        </w:rPr>
      </w:pPr>
      <w:ins w:id="24" w:author="sina maarefi" w:date="2022-07-23T19:01:00Z">
        <w:r>
          <w:rPr>
            <w:rFonts w:cs="2  Titr" w:hint="cs"/>
            <w:sz w:val="32"/>
            <w:szCs w:val="32"/>
            <w:rtl/>
            <w:lang w:bidi="fa-IR"/>
          </w:rPr>
          <w:t>حت</w:t>
        </w:r>
      </w:ins>
      <w:ins w:id="25" w:author="sina maarefi" w:date="2022-07-23T19:02:00Z">
        <w:r>
          <w:rPr>
            <w:rFonts w:cs="2  Titr" w:hint="cs"/>
            <w:sz w:val="32"/>
            <w:szCs w:val="32"/>
            <w:rtl/>
            <w:lang w:bidi="fa-IR"/>
          </w:rPr>
          <w:t xml:space="preserve">ما باید تو استفاده ازش از </w:t>
        </w:r>
        <w:r>
          <w:rPr>
            <w:rFonts w:cs="2  Titr"/>
            <w:sz w:val="32"/>
            <w:szCs w:val="32"/>
            <w:lang w:bidi="fa-IR"/>
          </w:rPr>
          <w:t>google translate</w:t>
        </w:r>
        <w:r>
          <w:rPr>
            <w:rFonts w:cs="2  Titr" w:hint="cs"/>
            <w:sz w:val="32"/>
            <w:szCs w:val="32"/>
            <w:rtl/>
            <w:lang w:bidi="fa-IR"/>
          </w:rPr>
          <w:t xml:space="preserve">  استفاده کنم تا کارم سریع تر جلو بیفته...</w:t>
        </w:r>
      </w:ins>
    </w:p>
    <w:p w14:paraId="4AC5747C" w14:textId="5CDAF647" w:rsidR="003B161A" w:rsidRDefault="009457F0" w:rsidP="001D72A5">
      <w:pPr>
        <w:rPr>
          <w:ins w:id="26" w:author="sina maarefi" w:date="2022-07-23T19:03:00Z"/>
          <w:rFonts w:cs="2  Titr"/>
          <w:sz w:val="32"/>
          <w:szCs w:val="32"/>
          <w:rtl/>
          <w:lang w:bidi="fa-IR"/>
        </w:rPr>
      </w:pPr>
      <w:ins w:id="27" w:author="sina maarefi" w:date="2022-07-23T19:03:00Z">
        <w:r>
          <w:rPr>
            <w:rFonts w:cs="2  Titr" w:hint="cs"/>
            <w:sz w:val="32"/>
            <w:szCs w:val="32"/>
            <w:rtl/>
            <w:lang w:bidi="fa-IR"/>
          </w:rPr>
          <w:t>یکم تو تشخیص فونت باید تحقیق بیشتری بکنم..خیلی البته الان وسواس به خرج نمیدم......</w:t>
        </w:r>
      </w:ins>
    </w:p>
    <w:p w14:paraId="5726F34F" w14:textId="32F37732" w:rsidR="009457F0" w:rsidRDefault="009457F0" w:rsidP="001D72A5">
      <w:pPr>
        <w:rPr>
          <w:ins w:id="28" w:author="sina maarefi" w:date="2022-07-23T19:03:00Z"/>
          <w:rFonts w:cs="2  Titr"/>
          <w:sz w:val="32"/>
          <w:szCs w:val="32"/>
          <w:rtl/>
          <w:lang w:bidi="fa-IR"/>
        </w:rPr>
      </w:pPr>
      <w:ins w:id="29" w:author="sina maarefi" w:date="2022-07-23T19:03:00Z">
        <w:r>
          <w:rPr>
            <w:rFonts w:cs="2  Titr" w:hint="cs"/>
            <w:sz w:val="32"/>
            <w:szCs w:val="32"/>
            <w:rtl/>
            <w:lang w:bidi="fa-IR"/>
          </w:rPr>
          <w:t>همچنین بگم:</w:t>
        </w:r>
      </w:ins>
    </w:p>
    <w:p w14:paraId="4130909B" w14:textId="7DD4D42B" w:rsidR="009457F0" w:rsidRDefault="00E506AE" w:rsidP="001D72A5">
      <w:pPr>
        <w:rPr>
          <w:ins w:id="30" w:author="sina maarefi" w:date="2022-07-23T19:03:00Z"/>
          <w:rFonts w:cs="2  Titr"/>
          <w:sz w:val="32"/>
          <w:szCs w:val="32"/>
          <w:rtl/>
          <w:lang w:bidi="fa-IR"/>
        </w:rPr>
      </w:pPr>
      <w:ins w:id="31" w:author="sina maarefi" w:date="2022-07-23T19:03:00Z">
        <w:r>
          <w:rPr>
            <w:noProof/>
          </w:rPr>
          <w:drawing>
            <wp:inline distT="0" distB="0" distL="0" distR="0" wp14:anchorId="7C41AA18" wp14:editId="7E274C88">
              <wp:extent cx="2533650" cy="123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3650" cy="1238250"/>
                      </a:xfrm>
                      <a:prstGeom prst="rect">
                        <a:avLst/>
                      </a:prstGeom>
                    </pic:spPr>
                  </pic:pic>
                </a:graphicData>
              </a:graphic>
            </wp:inline>
          </w:drawing>
        </w:r>
      </w:ins>
    </w:p>
    <w:p w14:paraId="68DC5E85" w14:textId="0DBB6E0C" w:rsidR="00E506AE" w:rsidRDefault="00E506AE" w:rsidP="001D72A5">
      <w:pPr>
        <w:rPr>
          <w:ins w:id="32" w:author="sina maarefi" w:date="2022-07-23T19:03:00Z"/>
          <w:rFonts w:cs="2  Titr"/>
          <w:sz w:val="32"/>
          <w:szCs w:val="32"/>
          <w:rtl/>
          <w:lang w:bidi="fa-IR"/>
        </w:rPr>
      </w:pPr>
    </w:p>
    <w:p w14:paraId="6A798DD0" w14:textId="67B1F9B4" w:rsidR="00E506AE" w:rsidRDefault="00E506AE" w:rsidP="001D72A5">
      <w:pPr>
        <w:rPr>
          <w:ins w:id="33" w:author="sina maarefi" w:date="2022-07-23T19:04:00Z"/>
          <w:rFonts w:cs="2  Titr"/>
          <w:sz w:val="32"/>
          <w:szCs w:val="32"/>
          <w:rtl/>
          <w:lang w:bidi="fa-IR"/>
        </w:rPr>
      </w:pPr>
      <w:ins w:id="34" w:author="sina maarefi" w:date="2022-07-23T19:03:00Z">
        <w:r>
          <w:rPr>
            <w:rFonts w:cs="2  Titr" w:hint="cs"/>
            <w:sz w:val="32"/>
            <w:szCs w:val="32"/>
            <w:rtl/>
            <w:lang w:bidi="fa-IR"/>
          </w:rPr>
          <w:t xml:space="preserve">باید از پراپرتی </w:t>
        </w:r>
        <w:r>
          <w:rPr>
            <w:rFonts w:cs="2  Titr"/>
            <w:sz w:val="32"/>
            <w:szCs w:val="32"/>
            <w:lang w:bidi="fa-IR"/>
          </w:rPr>
          <w:t>font-family</w:t>
        </w:r>
        <w:r>
          <w:rPr>
            <w:rFonts w:cs="2  Titr" w:hint="cs"/>
            <w:sz w:val="32"/>
            <w:szCs w:val="32"/>
            <w:rtl/>
            <w:lang w:bidi="fa-IR"/>
          </w:rPr>
          <w:t xml:space="preserve">  استفاده کنیم نه از </w:t>
        </w:r>
        <w:r>
          <w:rPr>
            <w:rFonts w:cs="2  Titr"/>
            <w:sz w:val="32"/>
            <w:szCs w:val="32"/>
            <w:lang w:bidi="fa-IR"/>
          </w:rPr>
          <w:t>font</w:t>
        </w:r>
        <w:r>
          <w:rPr>
            <w:rFonts w:cs="2  Titr" w:hint="cs"/>
            <w:sz w:val="32"/>
            <w:szCs w:val="32"/>
            <w:rtl/>
            <w:lang w:bidi="fa-IR"/>
          </w:rPr>
          <w:t xml:space="preserve">  عاد</w:t>
        </w:r>
      </w:ins>
      <w:ins w:id="35" w:author="sina maarefi" w:date="2022-07-23T19:04:00Z">
        <w:r>
          <w:rPr>
            <w:rFonts w:cs="2  Titr" w:hint="cs"/>
            <w:sz w:val="32"/>
            <w:szCs w:val="32"/>
            <w:rtl/>
            <w:lang w:bidi="fa-IR"/>
          </w:rPr>
          <w:t>ی..</w:t>
        </w:r>
      </w:ins>
    </w:p>
    <w:p w14:paraId="31C55C76" w14:textId="6FFB6D17" w:rsidR="00E506AE" w:rsidRDefault="00B17E83" w:rsidP="001D72A5">
      <w:pPr>
        <w:rPr>
          <w:ins w:id="36" w:author="sina maarefi" w:date="2022-07-23T19:31:00Z"/>
          <w:rFonts w:cs="2  Titr"/>
          <w:sz w:val="32"/>
          <w:szCs w:val="32"/>
          <w:rtl/>
          <w:lang w:bidi="fa-IR"/>
        </w:rPr>
      </w:pPr>
      <w:ins w:id="37" w:author="sina maarefi" w:date="2022-07-23T19:31:00Z">
        <w:r>
          <w:rPr>
            <w:rFonts w:cs="2  Titr" w:hint="cs"/>
            <w:sz w:val="32"/>
            <w:szCs w:val="32"/>
            <w:rtl/>
            <w:lang w:bidi="fa-IR"/>
          </w:rPr>
          <w:t>خوب یک توضیح بسیار مهم بدم که اگه ندونی خیلی گیچ میشی:</w:t>
        </w:r>
      </w:ins>
    </w:p>
    <w:p w14:paraId="1B94F036" w14:textId="118FDF10" w:rsidR="00B17E83" w:rsidRDefault="00B17E83" w:rsidP="001D72A5">
      <w:pPr>
        <w:rPr>
          <w:ins w:id="38" w:author="sina maarefi" w:date="2022-07-23T19:31:00Z"/>
          <w:rFonts w:cs="2  Titr"/>
          <w:sz w:val="32"/>
          <w:szCs w:val="32"/>
          <w:rtl/>
          <w:lang w:bidi="fa-IR"/>
        </w:rPr>
      </w:pPr>
      <w:ins w:id="39" w:author="sina maarefi" w:date="2022-07-23T19:31:00Z">
        <w:r>
          <w:rPr>
            <w:noProof/>
          </w:rPr>
          <w:drawing>
            <wp:inline distT="0" distB="0" distL="0" distR="0" wp14:anchorId="55A4CD18" wp14:editId="3222FD36">
              <wp:extent cx="5731510" cy="27381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38120"/>
                      </a:xfrm>
                      <a:prstGeom prst="rect">
                        <a:avLst/>
                      </a:prstGeom>
                    </pic:spPr>
                  </pic:pic>
                </a:graphicData>
              </a:graphic>
            </wp:inline>
          </w:drawing>
        </w:r>
      </w:ins>
    </w:p>
    <w:p w14:paraId="576D1A0A" w14:textId="405A2046" w:rsidR="00B17E83" w:rsidRDefault="00B17E83" w:rsidP="001D72A5">
      <w:pPr>
        <w:rPr>
          <w:ins w:id="40" w:author="sina maarefi" w:date="2022-07-23T19:31:00Z"/>
          <w:rFonts w:cs="2  Titr"/>
          <w:sz w:val="32"/>
          <w:szCs w:val="32"/>
          <w:rtl/>
          <w:lang w:bidi="fa-IR"/>
        </w:rPr>
      </w:pPr>
    </w:p>
    <w:p w14:paraId="5C94F206" w14:textId="64749287" w:rsidR="00B17E83" w:rsidRDefault="00B17E83" w:rsidP="001D72A5">
      <w:pPr>
        <w:rPr>
          <w:ins w:id="41" w:author="sina maarefi" w:date="2022-07-23T19:32:00Z"/>
          <w:rFonts w:cs="2  Titr"/>
          <w:sz w:val="32"/>
          <w:szCs w:val="32"/>
          <w:rtl/>
          <w:lang w:bidi="fa-IR"/>
        </w:rPr>
      </w:pPr>
      <w:ins w:id="42" w:author="sina maarefi" w:date="2022-07-23T19:31:00Z">
        <w:r>
          <w:rPr>
            <w:rFonts w:cs="2  Titr" w:hint="cs"/>
            <w:sz w:val="32"/>
            <w:szCs w:val="32"/>
            <w:rtl/>
            <w:lang w:bidi="fa-IR"/>
          </w:rPr>
          <w:t xml:space="preserve">نگاه کن من فک میکردم الان مثلا برای فلان تگ این مقدار عرض رو مشخص کرده یعنی </w:t>
        </w:r>
      </w:ins>
      <w:ins w:id="43" w:author="sina maarefi" w:date="2022-07-23T19:32:00Z">
        <w:r>
          <w:rPr>
            <w:rFonts w:cs="2  Titr" w:hint="cs"/>
            <w:sz w:val="32"/>
            <w:szCs w:val="32"/>
            <w:rtl/>
            <w:lang w:bidi="fa-IR"/>
          </w:rPr>
          <w:t>عرضش کل صفحه می باشد..در صورتی که مشخص است الان در بالا همین محدوده ای که مشخص کرده عرض یارو می باشد.....رنگ دیگری به غیر از آبی نیست</w:t>
        </w:r>
      </w:ins>
      <w:ins w:id="44" w:author="sina maarefi" w:date="2022-07-23T19:33:00Z">
        <w:r>
          <w:rPr>
            <w:rFonts w:cs="2  Titr" w:hint="cs"/>
            <w:sz w:val="32"/>
            <w:szCs w:val="32"/>
            <w:rtl/>
            <w:lang w:bidi="fa-IR"/>
          </w:rPr>
          <w:t xml:space="preserve"> چون </w:t>
        </w:r>
        <w:proofErr w:type="spellStart"/>
        <w:r>
          <w:rPr>
            <w:rFonts w:cs="2  Titr"/>
            <w:sz w:val="32"/>
            <w:szCs w:val="32"/>
            <w:lang w:bidi="fa-IR"/>
          </w:rPr>
          <w:t>padding,margin</w:t>
        </w:r>
        <w:proofErr w:type="spellEnd"/>
        <w:r>
          <w:rPr>
            <w:rFonts w:cs="2  Titr" w:hint="cs"/>
            <w:sz w:val="32"/>
            <w:szCs w:val="32"/>
            <w:rtl/>
            <w:lang w:bidi="fa-IR"/>
          </w:rPr>
          <w:t xml:space="preserve">  ندارد....</w:t>
        </w:r>
      </w:ins>
    </w:p>
    <w:p w14:paraId="2243B3E5" w14:textId="6B519762" w:rsidR="00B17E83" w:rsidRDefault="00B17E83" w:rsidP="001D72A5">
      <w:pPr>
        <w:rPr>
          <w:ins w:id="45" w:author="sina maarefi" w:date="2022-07-23T19:33:00Z"/>
          <w:rFonts w:cs="2  Titr"/>
          <w:sz w:val="32"/>
          <w:szCs w:val="32"/>
          <w:rtl/>
          <w:lang w:bidi="fa-IR"/>
        </w:rPr>
      </w:pPr>
      <w:ins w:id="46" w:author="sina maarefi" w:date="2022-07-23T19:32:00Z">
        <w:r>
          <w:rPr>
            <w:rFonts w:cs="2  Titr" w:hint="cs"/>
            <w:sz w:val="32"/>
            <w:szCs w:val="32"/>
            <w:rtl/>
            <w:lang w:bidi="fa-IR"/>
          </w:rPr>
          <w:t>یک نکته ی دیگر هست که داشت منو دیوانه کرد</w:t>
        </w:r>
      </w:ins>
      <w:ins w:id="47" w:author="sina maarefi" w:date="2022-07-23T19:33:00Z">
        <w:r w:rsidRPr="00B17E83">
          <w:rPr>
            <w:noProof/>
          </w:rPr>
          <w:t xml:space="preserve"> </w:t>
        </w:r>
        <w:r>
          <w:rPr>
            <w:noProof/>
          </w:rPr>
          <w:drawing>
            <wp:inline distT="0" distB="0" distL="0" distR="0" wp14:anchorId="7F1EA3B4" wp14:editId="557B3BD5">
              <wp:extent cx="3857625" cy="1495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7625" cy="1495425"/>
                      </a:xfrm>
                      <a:prstGeom prst="rect">
                        <a:avLst/>
                      </a:prstGeom>
                    </pic:spPr>
                  </pic:pic>
                </a:graphicData>
              </a:graphic>
            </wp:inline>
          </w:drawing>
        </w:r>
      </w:ins>
    </w:p>
    <w:p w14:paraId="342970E1" w14:textId="3D673ADF" w:rsidR="00B17E83" w:rsidRDefault="00B17E83" w:rsidP="001D72A5">
      <w:pPr>
        <w:rPr>
          <w:ins w:id="48" w:author="sina maarefi" w:date="2022-07-23T19:33:00Z"/>
          <w:rFonts w:cs="2  Titr"/>
          <w:sz w:val="32"/>
          <w:szCs w:val="32"/>
          <w:rtl/>
          <w:lang w:bidi="fa-IR"/>
        </w:rPr>
      </w:pPr>
    </w:p>
    <w:p w14:paraId="16C31473" w14:textId="77777777" w:rsidR="0016156D" w:rsidRDefault="00B17E83" w:rsidP="001D72A5">
      <w:pPr>
        <w:rPr>
          <w:ins w:id="49" w:author="sina maarefi" w:date="2022-07-23T19:37:00Z"/>
          <w:rFonts w:cs="2  Titr"/>
          <w:sz w:val="32"/>
          <w:szCs w:val="32"/>
          <w:rtl/>
          <w:lang w:bidi="fa-IR"/>
        </w:rPr>
      </w:pPr>
      <w:ins w:id="50" w:author="sina maarefi" w:date="2022-07-23T19:33:00Z">
        <w:r>
          <w:rPr>
            <w:rFonts w:cs="2  Titr" w:hint="cs"/>
            <w:sz w:val="32"/>
            <w:szCs w:val="32"/>
            <w:rtl/>
            <w:lang w:bidi="fa-IR"/>
          </w:rPr>
          <w:t xml:space="preserve">این نام کاربری و این چیزا ..اینا باید داخل این باکس باشند طبق طراحی ..خوب بعد من اومدم از روش </w:t>
        </w:r>
      </w:ins>
      <w:proofErr w:type="spellStart"/>
      <w:ins w:id="51" w:author="sina maarefi" w:date="2022-07-23T19:34:00Z">
        <w:r>
          <w:rPr>
            <w:rFonts w:cs="2  Titr"/>
            <w:sz w:val="32"/>
            <w:szCs w:val="32"/>
            <w:lang w:bidi="fa-IR"/>
          </w:rPr>
          <w:t>absolute,relative</w:t>
        </w:r>
      </w:ins>
      <w:proofErr w:type="spellEnd"/>
      <w:ins w:id="52" w:author="sina maarefi" w:date="2022-07-23T19:33:00Z">
        <w:r>
          <w:rPr>
            <w:rFonts w:cs="2  Titr" w:hint="cs"/>
            <w:sz w:val="32"/>
            <w:szCs w:val="32"/>
            <w:rtl/>
            <w:lang w:bidi="fa-IR"/>
          </w:rPr>
          <w:t xml:space="preserve">  </w:t>
        </w:r>
      </w:ins>
      <w:ins w:id="53" w:author="sina maarefi" w:date="2022-07-23T19:34:00Z">
        <w:r>
          <w:rPr>
            <w:rFonts w:cs="2  Titr" w:hint="cs"/>
            <w:sz w:val="32"/>
            <w:szCs w:val="32"/>
            <w:rtl/>
            <w:lang w:bidi="fa-IR"/>
          </w:rPr>
          <w:t xml:space="preserve">استفاده کردم..داشتم دیوانه میشدم...دلیل دیوانه شدنم چی بود حالا....چون به جای اینکه بیام برای نوشته های بالا از مقدار </w:t>
        </w:r>
        <w:r>
          <w:rPr>
            <w:rFonts w:cs="2  Titr"/>
            <w:sz w:val="32"/>
            <w:szCs w:val="32"/>
            <w:lang w:bidi="fa-IR"/>
          </w:rPr>
          <w:t>absolute</w:t>
        </w:r>
        <w:r>
          <w:rPr>
            <w:rFonts w:cs="2  Titr" w:hint="cs"/>
            <w:sz w:val="32"/>
            <w:szCs w:val="32"/>
            <w:rtl/>
            <w:lang w:bidi="fa-IR"/>
          </w:rPr>
          <w:t xml:space="preserve">  استفا</w:t>
        </w:r>
      </w:ins>
      <w:ins w:id="54" w:author="sina maarefi" w:date="2022-07-23T19:35:00Z">
        <w:r>
          <w:rPr>
            <w:rFonts w:cs="2  Titr" w:hint="cs"/>
            <w:sz w:val="32"/>
            <w:szCs w:val="32"/>
            <w:rtl/>
            <w:lang w:bidi="fa-IR"/>
          </w:rPr>
          <w:t xml:space="preserve">ده کنم..از مقدار </w:t>
        </w:r>
        <w:r>
          <w:rPr>
            <w:rFonts w:cs="2  Titr"/>
            <w:sz w:val="32"/>
            <w:szCs w:val="32"/>
            <w:lang w:bidi="fa-IR"/>
          </w:rPr>
          <w:t>fixed</w:t>
        </w:r>
        <w:r>
          <w:rPr>
            <w:rFonts w:cs="2  Titr" w:hint="cs"/>
            <w:sz w:val="32"/>
            <w:szCs w:val="32"/>
            <w:rtl/>
            <w:lang w:bidi="fa-IR"/>
          </w:rPr>
          <w:t xml:space="preserve">  استفاده کردم..وقتی شما میای از این مقدار استفاده میکنی نسبت به تگ پدرش جاش عوض نمیشه ..بلکه نسبت بکل صفحه عوض میشود....شما وقتی از مقدار </w:t>
        </w:r>
      </w:ins>
      <w:ins w:id="55" w:author="sina maarefi" w:date="2022-07-23T19:36:00Z">
        <w:r>
          <w:rPr>
            <w:rFonts w:cs="2  Titr"/>
            <w:sz w:val="32"/>
            <w:szCs w:val="32"/>
            <w:lang w:bidi="fa-IR"/>
          </w:rPr>
          <w:t>absolute</w:t>
        </w:r>
        <w:r>
          <w:rPr>
            <w:rFonts w:cs="2  Titr" w:hint="cs"/>
            <w:sz w:val="32"/>
            <w:szCs w:val="32"/>
            <w:rtl/>
            <w:lang w:bidi="fa-IR"/>
          </w:rPr>
          <w:t xml:space="preserve"> استفاده میکنی ..باید تو محدوده ی تک پدرش بمونه...خارج نمیشه..الان مثلا </w:t>
        </w:r>
        <w:r w:rsidR="0016156D">
          <w:rPr>
            <w:rFonts w:cs="2  Titr" w:hint="cs"/>
            <w:sz w:val="32"/>
            <w:szCs w:val="32"/>
            <w:rtl/>
            <w:lang w:bidi="fa-IR"/>
          </w:rPr>
          <w:t xml:space="preserve">من نوشتم از </w:t>
        </w:r>
        <w:r w:rsidR="0016156D">
          <w:rPr>
            <w:rFonts w:cs="2  Titr"/>
            <w:sz w:val="32"/>
            <w:szCs w:val="32"/>
            <w:lang w:bidi="fa-IR"/>
          </w:rPr>
          <w:t>left</w:t>
        </w:r>
        <w:r w:rsidR="0016156D">
          <w:rPr>
            <w:rFonts w:cs="2  Titr" w:hint="cs"/>
            <w:sz w:val="32"/>
            <w:szCs w:val="32"/>
            <w:rtl/>
            <w:lang w:bidi="fa-IR"/>
          </w:rPr>
          <w:t xml:space="preserve">  100 پیکسل فاضله داشته باشه..خوب</w:t>
        </w:r>
      </w:ins>
      <w:ins w:id="56" w:author="sina maarefi" w:date="2022-07-23T19:37:00Z">
        <w:r w:rsidR="0016156D">
          <w:rPr>
            <w:rFonts w:cs="2  Titr" w:hint="cs"/>
            <w:sz w:val="32"/>
            <w:szCs w:val="32"/>
            <w:rtl/>
            <w:lang w:bidi="fa-IR"/>
          </w:rPr>
          <w:t xml:space="preserve"> یک سوال پیش میاد که آقا این </w:t>
        </w:r>
        <w:r w:rsidR="0016156D">
          <w:rPr>
            <w:rFonts w:cs="2  Titr"/>
            <w:sz w:val="32"/>
            <w:szCs w:val="32"/>
            <w:lang w:bidi="fa-IR"/>
          </w:rPr>
          <w:t>left</w:t>
        </w:r>
        <w:r w:rsidR="0016156D">
          <w:rPr>
            <w:rFonts w:cs="2  Titr" w:hint="cs"/>
            <w:sz w:val="32"/>
            <w:szCs w:val="32"/>
            <w:rtl/>
            <w:lang w:bidi="fa-IR"/>
          </w:rPr>
          <w:t>چی می باشد...از سمت راست گوشه ی چپ تگ پدر یا از سمت چپ آن؟؟ولی وقتی شما بدونی باید داخل محدوده باشی مشخص است که برای بالا باید از سمت راست فاصله تعیین میشود..</w:t>
        </w:r>
      </w:ins>
    </w:p>
    <w:p w14:paraId="2FBD9076" w14:textId="3914F41D" w:rsidR="000356CA" w:rsidRDefault="000356CA" w:rsidP="001D72A5">
      <w:pPr>
        <w:rPr>
          <w:ins w:id="57" w:author="sina maarefi" w:date="2022-07-23T19:45:00Z"/>
          <w:rFonts w:cs="2  Titr"/>
          <w:sz w:val="32"/>
          <w:szCs w:val="32"/>
          <w:rtl/>
          <w:lang w:bidi="fa-IR"/>
        </w:rPr>
      </w:pPr>
      <w:ins w:id="58" w:author="sina maarefi" w:date="2022-07-23T19:44:00Z">
        <w:r>
          <w:rPr>
            <w:rFonts w:cs="2  Titr" w:hint="cs"/>
            <w:sz w:val="32"/>
            <w:szCs w:val="32"/>
            <w:rtl/>
            <w:lang w:bidi="fa-IR"/>
          </w:rPr>
          <w:lastRenderedPageBreak/>
          <w:t>این نکته رو بگم اغلب آیکون ها پیدا میشه .....همون آیکون هایی که آدم فک میکنه یارو مثلا خودس ساخ</w:t>
        </w:r>
      </w:ins>
      <w:ins w:id="59" w:author="sina maarefi" w:date="2022-07-23T19:45:00Z">
        <w:r>
          <w:rPr>
            <w:rFonts w:cs="2  Titr" w:hint="cs"/>
            <w:sz w:val="32"/>
            <w:szCs w:val="32"/>
            <w:rtl/>
            <w:lang w:bidi="fa-IR"/>
          </w:rPr>
          <w:t>ته و یک سری حرکت هایی زده دقیقا اون ها پیدا میشه..</w:t>
        </w:r>
      </w:ins>
    </w:p>
    <w:p w14:paraId="73E5C390" w14:textId="60D967F3" w:rsidR="000356CA" w:rsidRDefault="00800170" w:rsidP="001D72A5">
      <w:pPr>
        <w:rPr>
          <w:ins w:id="60" w:author="sina maarefi" w:date="2022-07-23T19:48:00Z"/>
          <w:rFonts w:cs="2  Titr"/>
          <w:sz w:val="32"/>
          <w:szCs w:val="32"/>
          <w:rtl/>
          <w:lang w:bidi="fa-IR"/>
        </w:rPr>
      </w:pPr>
      <w:ins w:id="61" w:author="sina maarefi" w:date="2022-07-23T19:48:00Z">
        <w:r>
          <w:rPr>
            <w:rFonts w:cs="2  Titr" w:hint="cs"/>
            <w:sz w:val="32"/>
            <w:szCs w:val="32"/>
            <w:rtl/>
            <w:lang w:bidi="fa-IR"/>
          </w:rPr>
          <w:t>خوب چون تمامی اسلایدرها رو آورده بودم....یعنی 4 تا اسلاید رو آورده بودیم..جلوه ی بسیار خوبی سایت نداشت...چون ارتفاعش رفته بود بالا و اسکرول خورده بود...</w:t>
        </w:r>
      </w:ins>
    </w:p>
    <w:p w14:paraId="0F75C0CD" w14:textId="6183FB2B" w:rsidR="00800170" w:rsidRDefault="00800170" w:rsidP="001D72A5">
      <w:pPr>
        <w:rPr>
          <w:ins w:id="62" w:author="sina maarefi" w:date="2022-07-23T19:48:00Z"/>
          <w:rFonts w:cs="2  Titr"/>
          <w:sz w:val="32"/>
          <w:szCs w:val="32"/>
          <w:rtl/>
          <w:lang w:bidi="fa-IR"/>
        </w:rPr>
      </w:pPr>
      <w:ins w:id="63" w:author="sina maarefi" w:date="2022-07-23T19:48:00Z">
        <w:r>
          <w:rPr>
            <w:noProof/>
          </w:rPr>
          <w:drawing>
            <wp:inline distT="0" distB="0" distL="0" distR="0" wp14:anchorId="65CD216D" wp14:editId="305BBFE4">
              <wp:extent cx="5731510" cy="3829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29685"/>
                      </a:xfrm>
                      <a:prstGeom prst="rect">
                        <a:avLst/>
                      </a:prstGeom>
                    </pic:spPr>
                  </pic:pic>
                </a:graphicData>
              </a:graphic>
            </wp:inline>
          </w:drawing>
        </w:r>
      </w:ins>
    </w:p>
    <w:p w14:paraId="1F479C54" w14:textId="1EB6A6DD" w:rsidR="00800170" w:rsidRDefault="00800170" w:rsidP="001D72A5">
      <w:pPr>
        <w:rPr>
          <w:ins w:id="64" w:author="sina maarefi" w:date="2022-07-23T19:48:00Z"/>
          <w:rFonts w:cs="2  Titr"/>
          <w:sz w:val="32"/>
          <w:szCs w:val="32"/>
          <w:rtl/>
          <w:lang w:bidi="fa-IR"/>
        </w:rPr>
      </w:pPr>
    </w:p>
    <w:p w14:paraId="602C2827" w14:textId="593179AD" w:rsidR="00800170" w:rsidRDefault="00800170" w:rsidP="001D72A5">
      <w:pPr>
        <w:rPr>
          <w:ins w:id="65" w:author="sina maarefi" w:date="2022-07-23T19:49:00Z"/>
          <w:rFonts w:cs="2  Titr"/>
          <w:sz w:val="32"/>
          <w:szCs w:val="32"/>
          <w:rtl/>
          <w:lang w:bidi="fa-IR"/>
        </w:rPr>
      </w:pPr>
      <w:ins w:id="66" w:author="sina maarefi" w:date="2022-07-23T19:48:00Z">
        <w:r>
          <w:rPr>
            <w:rFonts w:cs="2  Titr" w:hint="cs"/>
            <w:sz w:val="32"/>
            <w:szCs w:val="32"/>
            <w:rtl/>
            <w:lang w:bidi="fa-IR"/>
          </w:rPr>
          <w:t xml:space="preserve">به خاطر همین فقط یکیشو </w:t>
        </w:r>
        <w:r>
          <w:rPr>
            <w:rFonts w:cs="2  Titr"/>
            <w:sz w:val="32"/>
            <w:szCs w:val="32"/>
            <w:lang w:bidi="fa-IR"/>
          </w:rPr>
          <w:t>act</w:t>
        </w:r>
      </w:ins>
      <w:ins w:id="67" w:author="sina maarefi" w:date="2022-07-23T19:49:00Z">
        <w:r>
          <w:rPr>
            <w:rFonts w:cs="2  Titr"/>
            <w:sz w:val="32"/>
            <w:szCs w:val="32"/>
            <w:lang w:bidi="fa-IR"/>
          </w:rPr>
          <w:t>ive</w:t>
        </w:r>
        <w:r>
          <w:rPr>
            <w:rFonts w:cs="2  Titr" w:hint="cs"/>
            <w:sz w:val="32"/>
            <w:szCs w:val="32"/>
            <w:rtl/>
            <w:lang w:bidi="fa-IR"/>
          </w:rPr>
          <w:t xml:space="preserve">  کردم تا بقیه فعال نباشن..الان خیلی بهتر شد..</w:t>
        </w:r>
      </w:ins>
    </w:p>
    <w:p w14:paraId="5A15CDE5" w14:textId="297BF448" w:rsidR="00800170" w:rsidRDefault="0010549F" w:rsidP="001D72A5">
      <w:pPr>
        <w:rPr>
          <w:ins w:id="68" w:author="sina maarefi" w:date="2022-07-23T19:54:00Z"/>
          <w:rFonts w:cs="2  Titr"/>
          <w:sz w:val="32"/>
          <w:szCs w:val="32"/>
          <w:rtl/>
          <w:lang w:bidi="fa-IR"/>
        </w:rPr>
      </w:pPr>
      <w:ins w:id="69" w:author="sina maarefi" w:date="2022-07-23T19:54:00Z">
        <w:r>
          <w:rPr>
            <w:rFonts w:cs="2  Titr" w:hint="cs"/>
            <w:sz w:val="32"/>
            <w:szCs w:val="32"/>
            <w:rtl/>
            <w:lang w:bidi="fa-IR"/>
          </w:rPr>
          <w:t xml:space="preserve">خوب یک کدی نوشتم..بعد یهو همه چی بهم ریخت...اصلا پشمی برام نمونده بود..بعد فهمیدم که یک اشتباه </w:t>
        </w:r>
        <w:r>
          <w:rPr>
            <w:rFonts w:cs="2  Titr"/>
            <w:sz w:val="32"/>
            <w:szCs w:val="32"/>
            <w:lang w:bidi="fa-IR"/>
          </w:rPr>
          <w:t>syntax</w:t>
        </w:r>
        <w:r>
          <w:rPr>
            <w:rFonts w:cs="2  Titr" w:hint="cs"/>
            <w:sz w:val="32"/>
            <w:szCs w:val="32"/>
            <w:rtl/>
            <w:lang w:bidi="fa-IR"/>
          </w:rPr>
          <w:t xml:space="preserve">  کردم و </w:t>
        </w:r>
        <w:proofErr w:type="spellStart"/>
        <w:r>
          <w:rPr>
            <w:rFonts w:cs="2  Titr"/>
            <w:sz w:val="32"/>
            <w:szCs w:val="32"/>
            <w:lang w:bidi="fa-IR"/>
          </w:rPr>
          <w:t>css</w:t>
        </w:r>
        <w:proofErr w:type="spellEnd"/>
        <w:r>
          <w:rPr>
            <w:rFonts w:cs="2  Titr" w:hint="cs"/>
            <w:sz w:val="32"/>
            <w:szCs w:val="32"/>
            <w:rtl/>
            <w:lang w:bidi="fa-IR"/>
          </w:rPr>
          <w:t xml:space="preserve">  ارور داده و باعث شده که کدهای بعد اون خطا دیگه کار نکنه در نتیجه صفحه سایت بهم خورده..</w:t>
        </w:r>
      </w:ins>
    </w:p>
    <w:p w14:paraId="13572EF9" w14:textId="7FCA2E75" w:rsidR="0010549F" w:rsidRDefault="00D95C4A" w:rsidP="001D72A5">
      <w:pPr>
        <w:rPr>
          <w:ins w:id="70" w:author="sina maarefi" w:date="2022-07-23T20:06:00Z"/>
          <w:rFonts w:cs="2  Titr"/>
          <w:sz w:val="32"/>
          <w:szCs w:val="32"/>
          <w:rtl/>
          <w:lang w:bidi="fa-IR"/>
        </w:rPr>
      </w:pPr>
      <w:ins w:id="71" w:author="sina maarefi" w:date="2022-07-23T20:06:00Z">
        <w:r>
          <w:rPr>
            <w:rFonts w:cs="2  Titr" w:hint="cs"/>
            <w:sz w:val="32"/>
            <w:szCs w:val="32"/>
            <w:rtl/>
            <w:lang w:bidi="fa-IR"/>
          </w:rPr>
          <w:lastRenderedPageBreak/>
          <w:t>خوب آقا فعلا تو این سه تا باکس موندیم:</w:t>
        </w:r>
      </w:ins>
    </w:p>
    <w:p w14:paraId="0A654BBF" w14:textId="34E0E616" w:rsidR="00D95C4A" w:rsidRDefault="00D95C4A" w:rsidP="001D72A5">
      <w:pPr>
        <w:rPr>
          <w:ins w:id="72" w:author="sina maarefi" w:date="2022-07-23T20:06:00Z"/>
          <w:rFonts w:cs="2  Titr"/>
          <w:sz w:val="32"/>
          <w:szCs w:val="32"/>
          <w:rtl/>
          <w:lang w:bidi="fa-IR"/>
        </w:rPr>
      </w:pPr>
      <w:ins w:id="73" w:author="sina maarefi" w:date="2022-07-23T20:06:00Z">
        <w:r>
          <w:rPr>
            <w:noProof/>
          </w:rPr>
          <w:drawing>
            <wp:inline distT="0" distB="0" distL="0" distR="0" wp14:anchorId="25087858" wp14:editId="6895E990">
              <wp:extent cx="5731510" cy="20262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26285"/>
                      </a:xfrm>
                      <a:prstGeom prst="rect">
                        <a:avLst/>
                      </a:prstGeom>
                    </pic:spPr>
                  </pic:pic>
                </a:graphicData>
              </a:graphic>
            </wp:inline>
          </w:drawing>
        </w:r>
      </w:ins>
    </w:p>
    <w:p w14:paraId="32E7AA64" w14:textId="34E66EF5" w:rsidR="00D95C4A" w:rsidRDefault="00D95C4A" w:rsidP="001D72A5">
      <w:pPr>
        <w:rPr>
          <w:ins w:id="74" w:author="sina maarefi" w:date="2022-07-23T20:06:00Z"/>
          <w:rFonts w:cs="2  Titr"/>
          <w:sz w:val="32"/>
          <w:szCs w:val="32"/>
          <w:rtl/>
          <w:lang w:bidi="fa-IR"/>
        </w:rPr>
      </w:pPr>
    </w:p>
    <w:p w14:paraId="073B8559" w14:textId="196F9BEF" w:rsidR="00D95C4A" w:rsidRDefault="00D95C4A" w:rsidP="001D72A5">
      <w:pPr>
        <w:rPr>
          <w:ins w:id="75" w:author="sina maarefi" w:date="2022-07-23T20:07:00Z"/>
          <w:rFonts w:cs="2  Titr"/>
          <w:sz w:val="32"/>
          <w:szCs w:val="32"/>
          <w:rtl/>
          <w:lang w:bidi="fa-IR"/>
        </w:rPr>
      </w:pPr>
      <w:ins w:id="76" w:author="sina maarefi" w:date="2022-07-23T20:07:00Z">
        <w:r>
          <w:rPr>
            <w:rFonts w:cs="2  Titr" w:hint="cs"/>
            <w:sz w:val="32"/>
            <w:szCs w:val="32"/>
            <w:rtl/>
            <w:lang w:bidi="fa-IR"/>
          </w:rPr>
          <w:t>خوب چیز بدی نشده تا الان..فقط چنتا اشکال داره به نظرم:</w:t>
        </w:r>
      </w:ins>
    </w:p>
    <w:p w14:paraId="6827AE19" w14:textId="66BA2E1F" w:rsidR="00D95C4A" w:rsidRDefault="00D95C4A" w:rsidP="00D95C4A">
      <w:pPr>
        <w:rPr>
          <w:ins w:id="77" w:author="sina maarefi" w:date="2022-07-23T20:09:00Z"/>
          <w:rFonts w:cs="2  Titr"/>
          <w:sz w:val="32"/>
          <w:szCs w:val="32"/>
          <w:rtl/>
          <w:lang w:bidi="fa-IR"/>
        </w:rPr>
      </w:pPr>
      <w:ins w:id="78" w:author="sina maarefi" w:date="2022-07-23T20:07:00Z">
        <w:r>
          <w:rPr>
            <w:rFonts w:cs="2  Titr" w:hint="cs"/>
            <w:sz w:val="32"/>
            <w:szCs w:val="32"/>
            <w:rtl/>
            <w:lang w:bidi="fa-IR"/>
          </w:rPr>
          <w:t>1-نگاه کن مثلا تو سایت اصلی این سه تا در یک راستا هستند..سه تا نوشته یعنی از نظر ارتفاعی د</w:t>
        </w:r>
      </w:ins>
      <w:ins w:id="79" w:author="sina maarefi" w:date="2022-07-23T20:08:00Z">
        <w:r>
          <w:rPr>
            <w:rFonts w:cs="2  Titr" w:hint="cs"/>
            <w:sz w:val="32"/>
            <w:szCs w:val="32"/>
            <w:rtl/>
            <w:lang w:bidi="fa-IR"/>
          </w:rPr>
          <w:t xml:space="preserve">ر یک راستا هستند..حالا اون کاری نداره ..سریع شما میتونی با یک چنتا عدد دادن درستش کنی ..ولی مشکلی که هست الان مثلا میخام </w:t>
        </w:r>
        <w:r>
          <w:rPr>
            <w:rFonts w:cs="2  Titr"/>
            <w:sz w:val="32"/>
            <w:szCs w:val="32"/>
            <w:lang w:bidi="fa-IR"/>
          </w:rPr>
          <w:t>padding</w:t>
        </w:r>
        <w:r>
          <w:rPr>
            <w:rFonts w:cs="2  Titr" w:hint="cs"/>
            <w:sz w:val="32"/>
            <w:szCs w:val="32"/>
            <w:rtl/>
            <w:lang w:bidi="fa-IR"/>
          </w:rPr>
          <w:t xml:space="preserve">  ..</w:t>
        </w:r>
        <w:r>
          <w:rPr>
            <w:rFonts w:cs="2  Titr"/>
            <w:sz w:val="32"/>
            <w:szCs w:val="32"/>
            <w:lang w:bidi="fa-IR"/>
          </w:rPr>
          <w:t>input</w:t>
        </w:r>
        <w:r>
          <w:rPr>
            <w:rFonts w:cs="2  Titr" w:hint="cs"/>
            <w:sz w:val="32"/>
            <w:szCs w:val="32"/>
            <w:rtl/>
            <w:lang w:bidi="fa-IR"/>
          </w:rPr>
          <w:t xml:space="preserve"> رو عوض </w:t>
        </w:r>
        <w:proofErr w:type="gramStart"/>
        <w:r>
          <w:rPr>
            <w:rFonts w:cs="2  Titr" w:hint="cs"/>
            <w:sz w:val="32"/>
            <w:szCs w:val="32"/>
            <w:rtl/>
            <w:lang w:bidi="fa-IR"/>
          </w:rPr>
          <w:t>کنم..</w:t>
        </w:r>
        <w:proofErr w:type="gramEnd"/>
        <w:r>
          <w:rPr>
            <w:rFonts w:cs="2  Titr" w:hint="cs"/>
            <w:sz w:val="32"/>
            <w:szCs w:val="32"/>
            <w:rtl/>
            <w:lang w:bidi="fa-IR"/>
          </w:rPr>
          <w:t xml:space="preserve">تمامی موارد بالا بهم میریزد...به نظرم بهتره که تمامی این آیکون ها و نوشته ها فرزند </w:t>
        </w:r>
        <w:r>
          <w:rPr>
            <w:rFonts w:cs="2  Titr"/>
            <w:sz w:val="32"/>
            <w:szCs w:val="32"/>
            <w:lang w:bidi="fa-IR"/>
          </w:rPr>
          <w:t>input</w:t>
        </w:r>
        <w:r>
          <w:rPr>
            <w:rFonts w:cs="2  Titr" w:hint="cs"/>
            <w:sz w:val="32"/>
            <w:szCs w:val="32"/>
            <w:rtl/>
            <w:lang w:bidi="fa-IR"/>
          </w:rPr>
          <w:t xml:space="preserve">  باشند تا اگر</w:t>
        </w:r>
      </w:ins>
      <w:ins w:id="80" w:author="sina maarefi" w:date="2022-07-23T20:09:00Z">
        <w:r>
          <w:rPr>
            <w:rFonts w:cs="2  Titr" w:hint="cs"/>
            <w:sz w:val="32"/>
            <w:szCs w:val="32"/>
            <w:rtl/>
            <w:lang w:bidi="fa-IR"/>
          </w:rPr>
          <w:t xml:space="preserve"> تغییری در </w:t>
        </w:r>
        <w:r>
          <w:rPr>
            <w:rFonts w:cs="2  Titr"/>
            <w:sz w:val="32"/>
            <w:szCs w:val="32"/>
            <w:lang w:bidi="fa-IR"/>
          </w:rPr>
          <w:t>padding</w:t>
        </w:r>
        <w:r>
          <w:rPr>
            <w:rFonts w:cs="2  Titr" w:hint="cs"/>
            <w:sz w:val="32"/>
            <w:szCs w:val="32"/>
            <w:rtl/>
            <w:lang w:bidi="fa-IR"/>
          </w:rPr>
          <w:t xml:space="preserve"> دادیم..به درستی تغییر کنند...من این کدهای </w:t>
        </w:r>
        <w:proofErr w:type="spellStart"/>
        <w:r>
          <w:rPr>
            <w:rFonts w:cs="2  Titr"/>
            <w:sz w:val="32"/>
            <w:szCs w:val="32"/>
            <w:lang w:bidi="fa-IR"/>
          </w:rPr>
          <w:t>css</w:t>
        </w:r>
        <w:proofErr w:type="spellEnd"/>
        <w:r>
          <w:rPr>
            <w:rFonts w:cs="2  Titr" w:hint="cs"/>
            <w:sz w:val="32"/>
            <w:szCs w:val="32"/>
            <w:rtl/>
            <w:lang w:bidi="fa-IR"/>
          </w:rPr>
          <w:t xml:space="preserve"> رو پاک نمیکنم همچنین کدهای </w:t>
        </w:r>
        <w:r>
          <w:rPr>
            <w:rFonts w:cs="2  Titr"/>
            <w:sz w:val="32"/>
            <w:szCs w:val="32"/>
            <w:lang w:bidi="fa-IR"/>
          </w:rPr>
          <w:t>html</w:t>
        </w:r>
        <w:r>
          <w:rPr>
            <w:rFonts w:cs="2  Titr" w:hint="cs"/>
            <w:sz w:val="32"/>
            <w:szCs w:val="32"/>
            <w:rtl/>
            <w:lang w:bidi="fa-IR"/>
          </w:rPr>
          <w:t xml:space="preserve"> ..میبرمشون تو کامت..</w:t>
        </w:r>
      </w:ins>
    </w:p>
    <w:p w14:paraId="0F8848F6" w14:textId="555C1950" w:rsidR="00D95C4A" w:rsidRDefault="000E012B" w:rsidP="00D95C4A">
      <w:pPr>
        <w:rPr>
          <w:ins w:id="81" w:author="sina maarefi" w:date="2022-07-23T20:11:00Z"/>
          <w:rFonts w:cs="2  Titr"/>
          <w:sz w:val="32"/>
          <w:szCs w:val="32"/>
          <w:rtl/>
          <w:lang w:bidi="fa-IR"/>
        </w:rPr>
      </w:pPr>
      <w:ins w:id="82" w:author="sina maarefi" w:date="2022-07-23T20:11:00Z">
        <w:r>
          <w:rPr>
            <w:rFonts w:cs="2  Titr" w:hint="cs"/>
            <w:sz w:val="32"/>
            <w:szCs w:val="32"/>
            <w:rtl/>
            <w:lang w:bidi="fa-IR"/>
          </w:rPr>
          <w:t xml:space="preserve">آقا میخاستم تغییر کد بدم..ولی بعد به این نتیجه رسیدم که </w:t>
        </w:r>
        <w:r>
          <w:rPr>
            <w:rFonts w:cs="2  Titr"/>
            <w:sz w:val="32"/>
            <w:szCs w:val="32"/>
            <w:lang w:bidi="fa-IR"/>
          </w:rPr>
          <w:t>input</w:t>
        </w:r>
        <w:r>
          <w:rPr>
            <w:rFonts w:cs="2  Titr" w:hint="cs"/>
            <w:sz w:val="32"/>
            <w:szCs w:val="32"/>
            <w:rtl/>
            <w:lang w:bidi="fa-IR"/>
          </w:rPr>
          <w:t xml:space="preserve">  اصلا فرزند نمیتونه بگیره!!!</w:t>
        </w:r>
      </w:ins>
    </w:p>
    <w:p w14:paraId="4943F112" w14:textId="22C2263B" w:rsidR="000E012B" w:rsidRDefault="000E012B" w:rsidP="00D95C4A">
      <w:pPr>
        <w:rPr>
          <w:ins w:id="83" w:author="sina maarefi" w:date="2022-07-23T20:11:00Z"/>
          <w:rFonts w:cs="2  Titr"/>
          <w:sz w:val="32"/>
          <w:szCs w:val="32"/>
          <w:rtl/>
          <w:lang w:bidi="fa-IR"/>
        </w:rPr>
      </w:pPr>
      <w:ins w:id="84" w:author="sina maarefi" w:date="2022-07-23T20:11:00Z">
        <w:r>
          <w:rPr>
            <w:noProof/>
          </w:rPr>
          <w:drawing>
            <wp:inline distT="0" distB="0" distL="0" distR="0" wp14:anchorId="4BAAC36E" wp14:editId="711835DD">
              <wp:extent cx="4562475" cy="1276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2475" cy="1276350"/>
                      </a:xfrm>
                      <a:prstGeom prst="rect">
                        <a:avLst/>
                      </a:prstGeom>
                    </pic:spPr>
                  </pic:pic>
                </a:graphicData>
              </a:graphic>
            </wp:inline>
          </w:drawing>
        </w:r>
      </w:ins>
    </w:p>
    <w:p w14:paraId="0D416307" w14:textId="3AA15CB5" w:rsidR="000E012B" w:rsidRDefault="000E012B" w:rsidP="00D95C4A">
      <w:pPr>
        <w:rPr>
          <w:ins w:id="85" w:author="sina maarefi" w:date="2022-07-23T20:11:00Z"/>
          <w:rFonts w:cs="2  Titr"/>
          <w:sz w:val="32"/>
          <w:szCs w:val="32"/>
          <w:rtl/>
          <w:lang w:bidi="fa-IR"/>
        </w:rPr>
      </w:pPr>
    </w:p>
    <w:p w14:paraId="5B6E7181" w14:textId="76E49AEC" w:rsidR="000E012B" w:rsidRDefault="000E012B" w:rsidP="00D95C4A">
      <w:pPr>
        <w:rPr>
          <w:ins w:id="86" w:author="sina maarefi" w:date="2022-07-23T20:11:00Z"/>
          <w:rFonts w:cs="2  Titr"/>
          <w:sz w:val="32"/>
          <w:szCs w:val="32"/>
          <w:rtl/>
          <w:lang w:bidi="fa-IR"/>
        </w:rPr>
      </w:pPr>
      <w:ins w:id="87" w:author="sina maarefi" w:date="2022-07-23T20:11:00Z">
        <w:r>
          <w:rPr>
            <w:rFonts w:cs="2  Titr" w:hint="cs"/>
            <w:sz w:val="32"/>
            <w:szCs w:val="32"/>
            <w:rtl/>
            <w:lang w:bidi="fa-IR"/>
          </w:rPr>
          <w:t>پس باید برگردیم به همون کد قبلی ..فقط باید با اعداد بازی کنیم..</w:t>
        </w:r>
      </w:ins>
    </w:p>
    <w:p w14:paraId="3B18569B" w14:textId="6BFCFA5A" w:rsidR="000E012B" w:rsidRDefault="002E02B5" w:rsidP="00D95C4A">
      <w:pPr>
        <w:rPr>
          <w:ins w:id="88" w:author="sina maarefi" w:date="2022-07-23T20:33:00Z"/>
          <w:rFonts w:cs="2  Titr"/>
          <w:sz w:val="32"/>
          <w:szCs w:val="32"/>
          <w:lang w:bidi="fa-IR"/>
        </w:rPr>
      </w:pPr>
      <w:ins w:id="89" w:author="sina maarefi" w:date="2022-07-23T20:33:00Z">
        <w:r>
          <w:rPr>
            <w:noProof/>
          </w:rPr>
          <w:drawing>
            <wp:inline distT="0" distB="0" distL="0" distR="0" wp14:anchorId="4896BE71" wp14:editId="5A14D5A2">
              <wp:extent cx="394335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3350" cy="1257300"/>
                      </a:xfrm>
                      <a:prstGeom prst="rect">
                        <a:avLst/>
                      </a:prstGeom>
                    </pic:spPr>
                  </pic:pic>
                </a:graphicData>
              </a:graphic>
            </wp:inline>
          </w:drawing>
        </w:r>
      </w:ins>
    </w:p>
    <w:p w14:paraId="631D4082" w14:textId="30910BFA" w:rsidR="002E02B5" w:rsidRDefault="002E02B5" w:rsidP="00D95C4A">
      <w:pPr>
        <w:rPr>
          <w:ins w:id="90" w:author="sina maarefi" w:date="2022-07-23T20:33:00Z"/>
          <w:rFonts w:cs="2  Titr"/>
          <w:sz w:val="32"/>
          <w:szCs w:val="32"/>
          <w:lang w:bidi="fa-IR"/>
        </w:rPr>
      </w:pPr>
    </w:p>
    <w:p w14:paraId="4785465E" w14:textId="2F03760F" w:rsidR="002E02B5" w:rsidRDefault="002E02B5" w:rsidP="00D95C4A">
      <w:pPr>
        <w:rPr>
          <w:ins w:id="91" w:author="sina maarefi" w:date="2022-07-23T20:34:00Z"/>
          <w:rFonts w:cs="2  Titr"/>
          <w:sz w:val="32"/>
          <w:szCs w:val="32"/>
          <w:rtl/>
          <w:lang w:bidi="fa-IR"/>
        </w:rPr>
      </w:pPr>
      <w:ins w:id="92" w:author="sina maarefi" w:date="2022-07-23T20:33:00Z">
        <w:r>
          <w:rPr>
            <w:rFonts w:cs="2  Titr" w:hint="cs"/>
            <w:sz w:val="32"/>
            <w:szCs w:val="32"/>
            <w:rtl/>
            <w:lang w:bidi="fa-IR"/>
          </w:rPr>
          <w:t xml:space="preserve">خوب این نوشته ی رمز عبور با بقیشون در یک راستا نبود....به خاطر همین اومدم </w:t>
        </w:r>
      </w:ins>
      <w:ins w:id="93" w:author="sina maarefi" w:date="2022-07-23T20:34:00Z">
        <w:r>
          <w:rPr>
            <w:rFonts w:cs="2  Titr" w:hint="cs"/>
            <w:sz w:val="32"/>
            <w:szCs w:val="32"/>
            <w:rtl/>
            <w:lang w:bidi="fa-IR"/>
          </w:rPr>
          <w:t>یک کلاس جدید تعریف کردم و درصد فاصله از چپ رو تغییر دادم...</w:t>
        </w:r>
      </w:ins>
    </w:p>
    <w:p w14:paraId="32D4F232" w14:textId="37859A9E" w:rsidR="002E02B5" w:rsidRDefault="002E02B5" w:rsidP="00D95C4A">
      <w:pPr>
        <w:rPr>
          <w:ins w:id="94" w:author="sina maarefi" w:date="2022-07-23T20:34:00Z"/>
          <w:rFonts w:cs="2  Titr"/>
          <w:sz w:val="32"/>
          <w:szCs w:val="32"/>
          <w:rtl/>
          <w:lang w:bidi="fa-IR"/>
        </w:rPr>
      </w:pPr>
      <w:ins w:id="95" w:author="sina maarefi" w:date="2022-07-23T20:34:00Z">
        <w:r>
          <w:rPr>
            <w:rFonts w:cs="2  Titr" w:hint="cs"/>
            <w:sz w:val="32"/>
            <w:szCs w:val="32"/>
            <w:rtl/>
            <w:lang w:bidi="fa-IR"/>
          </w:rPr>
          <w:t>میدونم کار اصل شیکی نیست...</w:t>
        </w:r>
      </w:ins>
    </w:p>
    <w:p w14:paraId="1B89683B" w14:textId="7CFC2D9F" w:rsidR="002E02B5" w:rsidRDefault="002E02B5" w:rsidP="00D95C4A">
      <w:pPr>
        <w:rPr>
          <w:ins w:id="96" w:author="sina maarefi" w:date="2022-07-23T20:34:00Z"/>
          <w:rFonts w:cs="2  Titr"/>
          <w:sz w:val="32"/>
          <w:szCs w:val="32"/>
          <w:rtl/>
          <w:lang w:bidi="fa-IR"/>
        </w:rPr>
      </w:pPr>
      <w:ins w:id="97" w:author="sina maarefi" w:date="2022-07-23T20:34:00Z">
        <w:r>
          <w:rPr>
            <w:rFonts w:cs="2  Titr" w:hint="cs"/>
            <w:sz w:val="32"/>
            <w:szCs w:val="32"/>
            <w:rtl/>
            <w:lang w:bidi="fa-IR"/>
          </w:rPr>
          <w:t>اول اومدم کلاس تعریف نکنم..اومدم از این سلکتورهای پیشرفته استفاده کردم:</w:t>
        </w:r>
      </w:ins>
    </w:p>
    <w:p w14:paraId="716F197B" w14:textId="25155DAF" w:rsidR="002E02B5" w:rsidRDefault="002E02B5" w:rsidP="00D95C4A">
      <w:pPr>
        <w:rPr>
          <w:ins w:id="98" w:author="sina maarefi" w:date="2022-07-23T20:34:00Z"/>
          <w:rFonts w:cs="2  Titr"/>
          <w:sz w:val="32"/>
          <w:szCs w:val="32"/>
          <w:rtl/>
          <w:lang w:bidi="fa-IR"/>
        </w:rPr>
      </w:pPr>
      <w:ins w:id="99" w:author="sina maarefi" w:date="2022-07-23T20:34:00Z">
        <w:r>
          <w:rPr>
            <w:noProof/>
          </w:rPr>
          <w:drawing>
            <wp:inline distT="0" distB="0" distL="0" distR="0" wp14:anchorId="66557072" wp14:editId="0C842104">
              <wp:extent cx="5731510" cy="18389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38960"/>
                      </a:xfrm>
                      <a:prstGeom prst="rect">
                        <a:avLst/>
                      </a:prstGeom>
                    </pic:spPr>
                  </pic:pic>
                </a:graphicData>
              </a:graphic>
            </wp:inline>
          </w:drawing>
        </w:r>
      </w:ins>
    </w:p>
    <w:p w14:paraId="3FB7C15D" w14:textId="48B67813" w:rsidR="002E02B5" w:rsidRDefault="002E02B5" w:rsidP="00D95C4A">
      <w:pPr>
        <w:rPr>
          <w:ins w:id="100" w:author="sina maarefi" w:date="2022-07-23T20:34:00Z"/>
          <w:rFonts w:cs="2  Titr"/>
          <w:sz w:val="32"/>
          <w:szCs w:val="32"/>
          <w:rtl/>
          <w:lang w:bidi="fa-IR"/>
        </w:rPr>
      </w:pPr>
    </w:p>
    <w:p w14:paraId="1B294054" w14:textId="1862E361" w:rsidR="002E02B5" w:rsidRDefault="002E02B5" w:rsidP="00D95C4A">
      <w:pPr>
        <w:rPr>
          <w:ins w:id="101" w:author="sina maarefi" w:date="2022-07-23T20:34:00Z"/>
          <w:rFonts w:cs="2  Titr"/>
          <w:sz w:val="32"/>
          <w:szCs w:val="32"/>
          <w:rtl/>
          <w:lang w:bidi="fa-IR"/>
        </w:rPr>
      </w:pPr>
      <w:ins w:id="102" w:author="sina maarefi" w:date="2022-07-23T20:34:00Z">
        <w:r>
          <w:rPr>
            <w:rFonts w:cs="2  Titr" w:hint="cs"/>
            <w:sz w:val="32"/>
            <w:szCs w:val="32"/>
            <w:rtl/>
            <w:lang w:bidi="fa-IR"/>
          </w:rPr>
          <w:t>ولی نمیدونم چرا جواب نداد..</w:t>
        </w:r>
      </w:ins>
    </w:p>
    <w:p w14:paraId="24B9C327" w14:textId="429F328C" w:rsidR="002E02B5" w:rsidRDefault="002E02B5" w:rsidP="00D95C4A">
      <w:pPr>
        <w:rPr>
          <w:ins w:id="103" w:author="sina maarefi" w:date="2022-07-23T20:35:00Z"/>
          <w:rFonts w:cs="2  Titr"/>
          <w:sz w:val="32"/>
          <w:szCs w:val="32"/>
          <w:rtl/>
          <w:lang w:bidi="fa-IR"/>
        </w:rPr>
      </w:pPr>
      <w:ins w:id="104" w:author="sina maarefi" w:date="2022-07-23T20:35:00Z">
        <w:r>
          <w:rPr>
            <w:noProof/>
          </w:rPr>
          <w:lastRenderedPageBreak/>
          <w:drawing>
            <wp:inline distT="0" distB="0" distL="0" distR="0" wp14:anchorId="18B9CA23" wp14:editId="2A8C67C0">
              <wp:extent cx="2438400" cy="535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0" cy="5353050"/>
                      </a:xfrm>
                      <a:prstGeom prst="rect">
                        <a:avLst/>
                      </a:prstGeom>
                    </pic:spPr>
                  </pic:pic>
                </a:graphicData>
              </a:graphic>
            </wp:inline>
          </w:drawing>
        </w:r>
      </w:ins>
    </w:p>
    <w:p w14:paraId="7062EE49" w14:textId="3E5D64B4" w:rsidR="002E02B5" w:rsidRDefault="002E02B5" w:rsidP="00D95C4A">
      <w:pPr>
        <w:rPr>
          <w:ins w:id="105" w:author="sina maarefi" w:date="2022-07-23T20:35:00Z"/>
          <w:rFonts w:cs="2  Titr"/>
          <w:sz w:val="32"/>
          <w:szCs w:val="32"/>
          <w:rtl/>
          <w:lang w:bidi="fa-IR"/>
        </w:rPr>
      </w:pPr>
    </w:p>
    <w:p w14:paraId="1FED22A9" w14:textId="0DD079C4" w:rsidR="002E02B5" w:rsidRDefault="002E02B5" w:rsidP="00D95C4A">
      <w:pPr>
        <w:rPr>
          <w:ins w:id="106" w:author="sina maarefi" w:date="2022-07-23T20:35:00Z"/>
          <w:rFonts w:cs="2  Titr"/>
          <w:sz w:val="32"/>
          <w:szCs w:val="32"/>
          <w:rtl/>
          <w:lang w:bidi="fa-IR"/>
        </w:rPr>
      </w:pPr>
      <w:ins w:id="107" w:author="sina maarefi" w:date="2022-07-23T20:35:00Z">
        <w:r>
          <w:rPr>
            <w:rFonts w:cs="2  Titr" w:hint="cs"/>
            <w:sz w:val="32"/>
            <w:szCs w:val="32"/>
            <w:rtl/>
            <w:lang w:bidi="fa-IR"/>
          </w:rPr>
          <w:t xml:space="preserve">حتما باید بررسی کنم چرا </w:t>
        </w:r>
        <w:r>
          <w:rPr>
            <w:rFonts w:cs="2  Titr"/>
            <w:sz w:val="32"/>
            <w:szCs w:val="32"/>
            <w:lang w:bidi="fa-IR"/>
          </w:rPr>
          <w:t>box-shadow</w:t>
        </w:r>
        <w:r>
          <w:rPr>
            <w:rFonts w:cs="2  Titr" w:hint="cs"/>
            <w:sz w:val="32"/>
            <w:szCs w:val="32"/>
            <w:rtl/>
            <w:lang w:bidi="fa-IR"/>
          </w:rPr>
          <w:t xml:space="preserve"> در این قسمت مشکل داره...</w:t>
        </w:r>
      </w:ins>
    </w:p>
    <w:p w14:paraId="11DC1325" w14:textId="0CD636DD" w:rsidR="002E02B5" w:rsidRDefault="002E02B5" w:rsidP="00D95C4A">
      <w:pPr>
        <w:rPr>
          <w:ins w:id="108" w:author="sina maarefi" w:date="2022-07-23T20:38:00Z"/>
          <w:rFonts w:cs="2  Titr"/>
          <w:sz w:val="32"/>
          <w:szCs w:val="32"/>
          <w:lang w:bidi="fa-IR"/>
        </w:rPr>
      </w:pPr>
      <w:ins w:id="109" w:author="sina maarefi" w:date="2022-07-23T20:38:00Z">
        <w:r>
          <w:rPr>
            <w:noProof/>
          </w:rPr>
          <w:drawing>
            <wp:inline distT="0" distB="0" distL="0" distR="0" wp14:anchorId="5EC54E5E" wp14:editId="525C5F50">
              <wp:extent cx="4162425" cy="1638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425" cy="1638300"/>
                      </a:xfrm>
                      <a:prstGeom prst="rect">
                        <a:avLst/>
                      </a:prstGeom>
                    </pic:spPr>
                  </pic:pic>
                </a:graphicData>
              </a:graphic>
            </wp:inline>
          </w:drawing>
        </w:r>
      </w:ins>
    </w:p>
    <w:p w14:paraId="1103704A" w14:textId="197C8216" w:rsidR="002E02B5" w:rsidRDefault="002E02B5" w:rsidP="00D95C4A">
      <w:pPr>
        <w:rPr>
          <w:ins w:id="110" w:author="sina maarefi" w:date="2022-07-23T20:38:00Z"/>
          <w:rFonts w:cs="2  Titr"/>
          <w:sz w:val="32"/>
          <w:szCs w:val="32"/>
          <w:lang w:bidi="fa-IR"/>
        </w:rPr>
      </w:pPr>
    </w:p>
    <w:p w14:paraId="5897380B" w14:textId="103C3B37" w:rsidR="002E02B5" w:rsidRDefault="002E02B5" w:rsidP="00D95C4A">
      <w:pPr>
        <w:rPr>
          <w:ins w:id="111" w:author="sina maarefi" w:date="2022-07-23T20:39:00Z"/>
          <w:rFonts w:cs="2  Titr"/>
          <w:sz w:val="32"/>
          <w:szCs w:val="32"/>
          <w:rtl/>
          <w:lang w:bidi="fa-IR"/>
        </w:rPr>
      </w:pPr>
      <w:ins w:id="112" w:author="sina maarefi" w:date="2022-07-23T20:38:00Z">
        <w:r>
          <w:rPr>
            <w:rFonts w:cs="2  Titr" w:hint="cs"/>
            <w:sz w:val="32"/>
            <w:szCs w:val="32"/>
            <w:rtl/>
            <w:lang w:bidi="fa-IR"/>
          </w:rPr>
          <w:lastRenderedPageBreak/>
          <w:t xml:space="preserve">آقا هی </w:t>
        </w:r>
        <w:r>
          <w:rPr>
            <w:rFonts w:cs="2  Titr"/>
            <w:sz w:val="32"/>
            <w:szCs w:val="32"/>
            <w:lang w:bidi="fa-IR"/>
          </w:rPr>
          <w:t>padding</w:t>
        </w:r>
        <w:r>
          <w:rPr>
            <w:rFonts w:cs="2  Titr" w:hint="cs"/>
            <w:sz w:val="32"/>
            <w:szCs w:val="32"/>
            <w:rtl/>
            <w:lang w:bidi="fa-IR"/>
          </w:rPr>
          <w:t xml:space="preserve">  میدادم به </w:t>
        </w:r>
        <w:r>
          <w:rPr>
            <w:rFonts w:cs="2  Titr"/>
            <w:sz w:val="32"/>
            <w:szCs w:val="32"/>
            <w:lang w:bidi="fa-IR"/>
          </w:rPr>
          <w:t>input</w:t>
        </w:r>
        <w:r>
          <w:rPr>
            <w:rFonts w:cs="2  Titr" w:hint="cs"/>
            <w:sz w:val="32"/>
            <w:szCs w:val="32"/>
            <w:rtl/>
            <w:lang w:bidi="fa-IR"/>
          </w:rPr>
          <w:t xml:space="preserve"> ...بعد باز اندازه ی سلول تغییر میکرد و طرا</w:t>
        </w:r>
      </w:ins>
      <w:ins w:id="113" w:author="sina maarefi" w:date="2022-07-23T20:39:00Z">
        <w:r>
          <w:rPr>
            <w:rFonts w:cs="2  Titr" w:hint="cs"/>
            <w:sz w:val="32"/>
            <w:szCs w:val="32"/>
            <w:rtl/>
            <w:lang w:bidi="fa-IR"/>
          </w:rPr>
          <w:t xml:space="preserve">حی ما رو دچار مشکل میکرد..اومدم از این </w:t>
        </w:r>
        <w:r>
          <w:rPr>
            <w:rFonts w:cs="2  Titr"/>
            <w:sz w:val="32"/>
            <w:szCs w:val="32"/>
            <w:lang w:bidi="fa-IR"/>
          </w:rPr>
          <w:t>box-sizing</w:t>
        </w:r>
        <w:r>
          <w:rPr>
            <w:rFonts w:cs="2  Titr" w:hint="cs"/>
            <w:sz w:val="32"/>
            <w:szCs w:val="32"/>
            <w:rtl/>
            <w:lang w:bidi="fa-IR"/>
          </w:rPr>
          <w:t xml:space="preserve">  استفاده کردم و همه چی درست شد ..خیلی خوبه..</w:t>
        </w:r>
      </w:ins>
    </w:p>
    <w:p w14:paraId="71B8560A" w14:textId="3A38D0AF" w:rsidR="002E02B5" w:rsidRDefault="00B234BF" w:rsidP="00D95C4A">
      <w:pPr>
        <w:rPr>
          <w:ins w:id="114" w:author="sina maarefi" w:date="2022-07-23T20:39:00Z"/>
          <w:rFonts w:cs="2  Titr"/>
          <w:sz w:val="32"/>
          <w:szCs w:val="32"/>
          <w:rtl/>
          <w:lang w:bidi="fa-IR"/>
        </w:rPr>
      </w:pPr>
      <w:ins w:id="115" w:author="sina maarefi" w:date="2022-07-23T20:39:00Z">
        <w:r>
          <w:rPr>
            <w:noProof/>
          </w:rPr>
          <w:drawing>
            <wp:inline distT="0" distB="0" distL="0" distR="0" wp14:anchorId="07550982" wp14:editId="388CBDB1">
              <wp:extent cx="5731510" cy="34423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42335"/>
                      </a:xfrm>
                      <a:prstGeom prst="rect">
                        <a:avLst/>
                      </a:prstGeom>
                    </pic:spPr>
                  </pic:pic>
                </a:graphicData>
              </a:graphic>
            </wp:inline>
          </w:drawing>
        </w:r>
      </w:ins>
    </w:p>
    <w:p w14:paraId="30AA90AF" w14:textId="305D34EE" w:rsidR="00B234BF" w:rsidRDefault="00B234BF" w:rsidP="00D95C4A">
      <w:pPr>
        <w:rPr>
          <w:ins w:id="116" w:author="sina maarefi" w:date="2022-07-23T20:39:00Z"/>
          <w:rFonts w:cs="2  Titr"/>
          <w:sz w:val="32"/>
          <w:szCs w:val="32"/>
          <w:rtl/>
          <w:lang w:bidi="fa-IR"/>
        </w:rPr>
      </w:pPr>
    </w:p>
    <w:p w14:paraId="02C44F47" w14:textId="6F5BD109" w:rsidR="00B234BF" w:rsidRDefault="00B234BF" w:rsidP="00D95C4A">
      <w:pPr>
        <w:rPr>
          <w:ins w:id="117" w:author="sina maarefi" w:date="2022-07-23T20:39:00Z"/>
          <w:rFonts w:cs="2  Titr"/>
          <w:sz w:val="32"/>
          <w:szCs w:val="32"/>
          <w:rtl/>
          <w:lang w:bidi="fa-IR"/>
        </w:rPr>
      </w:pPr>
      <w:ins w:id="118" w:author="sina maarefi" w:date="2022-07-23T20:39:00Z">
        <w:r>
          <w:rPr>
            <w:rFonts w:cs="2  Titr" w:hint="cs"/>
            <w:sz w:val="32"/>
            <w:szCs w:val="32"/>
            <w:rtl/>
            <w:lang w:bidi="fa-IR"/>
          </w:rPr>
          <w:t>خوب تا الان چیزی که طراحی کردیم....این شده بسیار جذاب و جالب..</w:t>
        </w:r>
      </w:ins>
    </w:p>
    <w:p w14:paraId="4AF6A30B" w14:textId="760F2186" w:rsidR="00072456" w:rsidRDefault="00072456" w:rsidP="00855534">
      <w:pPr>
        <w:rPr>
          <w:ins w:id="119" w:author="sina maarefi" w:date="2022-07-23T21:19:00Z"/>
          <w:rFonts w:cs="2  Titr"/>
          <w:sz w:val="32"/>
          <w:szCs w:val="32"/>
          <w:rtl/>
          <w:lang w:bidi="fa-IR"/>
        </w:rPr>
      </w:pPr>
      <w:ins w:id="120" w:author="sina maarefi" w:date="2022-07-23T21:19:00Z">
        <w:r>
          <w:rPr>
            <w:rFonts w:cs="2  Titr" w:hint="cs"/>
            <w:sz w:val="32"/>
            <w:szCs w:val="32"/>
            <w:rtl/>
            <w:lang w:bidi="fa-IR"/>
          </w:rPr>
          <w:t>چرا با جابه جایی تگ های کیبورد و آیکون ها به نتیجه ای نرسیدم...</w:t>
        </w:r>
        <w:r w:rsidR="00855534">
          <w:rPr>
            <w:rFonts w:cs="2  Titr" w:hint="cs"/>
            <w:sz w:val="32"/>
            <w:szCs w:val="32"/>
            <w:rtl/>
            <w:lang w:bidi="fa-IR"/>
          </w:rPr>
          <w:t>چون پوزیشن رو به صورت درصدی گفتم...</w:t>
        </w:r>
      </w:ins>
    </w:p>
    <w:p w14:paraId="3D8614E1" w14:textId="204447CA" w:rsidR="00855534" w:rsidRDefault="00E05222" w:rsidP="00855534">
      <w:pPr>
        <w:rPr>
          <w:ins w:id="121" w:author="sina maarefi" w:date="2022-07-24T10:32:00Z"/>
          <w:rFonts w:cs="2  Titr"/>
          <w:sz w:val="32"/>
          <w:szCs w:val="32"/>
          <w:rtl/>
          <w:lang w:bidi="fa-IR"/>
        </w:rPr>
      </w:pPr>
      <w:ins w:id="122" w:author="sina maarefi" w:date="2022-07-24T10:31:00Z">
        <w:r>
          <w:rPr>
            <w:rFonts w:cs="2  Titr" w:hint="cs"/>
            <w:sz w:val="32"/>
            <w:szCs w:val="32"/>
            <w:rtl/>
            <w:lang w:bidi="fa-IR"/>
          </w:rPr>
          <w:t xml:space="preserve">خوب بریم یک موضوع جالب رو </w:t>
        </w:r>
      </w:ins>
      <w:ins w:id="123" w:author="sina maarefi" w:date="2022-07-24T10:32:00Z">
        <w:r>
          <w:rPr>
            <w:rFonts w:cs="2  Titr" w:hint="cs"/>
            <w:sz w:val="32"/>
            <w:szCs w:val="32"/>
            <w:rtl/>
            <w:lang w:bidi="fa-IR"/>
          </w:rPr>
          <w:t>با هم بررسی کنیم:</w:t>
        </w:r>
      </w:ins>
    </w:p>
    <w:p w14:paraId="7682DE01" w14:textId="25D66F27" w:rsidR="00E05222" w:rsidRDefault="00E05222" w:rsidP="00855534">
      <w:pPr>
        <w:rPr>
          <w:ins w:id="124" w:author="sina maarefi" w:date="2022-07-24T10:32:00Z"/>
          <w:rFonts w:cs="2  Titr"/>
          <w:sz w:val="32"/>
          <w:szCs w:val="32"/>
          <w:rtl/>
          <w:lang w:bidi="fa-IR"/>
        </w:rPr>
      </w:pPr>
      <w:ins w:id="125" w:author="sina maarefi" w:date="2022-07-24T10:32:00Z">
        <w:r>
          <w:rPr>
            <w:rFonts w:cs="2  Titr" w:hint="cs"/>
            <w:sz w:val="32"/>
            <w:szCs w:val="32"/>
            <w:rtl/>
            <w:lang w:bidi="fa-IR"/>
          </w:rPr>
          <w:t>نحوه ی ساخت اینا:</w:t>
        </w:r>
      </w:ins>
    </w:p>
    <w:p w14:paraId="2E72F13A" w14:textId="721C25BD" w:rsidR="00E05222" w:rsidRDefault="00E05222">
      <w:pPr>
        <w:jc w:val="center"/>
        <w:rPr>
          <w:ins w:id="126" w:author="sina maarefi" w:date="2022-07-24T10:32:00Z"/>
          <w:rFonts w:cs="2  Titr"/>
          <w:sz w:val="32"/>
          <w:szCs w:val="32"/>
          <w:rtl/>
          <w:lang w:bidi="fa-IR"/>
        </w:rPr>
        <w:pPrChange w:id="127" w:author="sina maarefi" w:date="2022-07-24T10:32:00Z">
          <w:pPr/>
        </w:pPrChange>
      </w:pPr>
      <w:ins w:id="128" w:author="sina maarefi" w:date="2022-07-24T10:32:00Z">
        <w:r>
          <w:rPr>
            <w:noProof/>
          </w:rPr>
          <w:drawing>
            <wp:inline distT="0" distB="0" distL="0" distR="0" wp14:anchorId="729A6C58" wp14:editId="293B5A7D">
              <wp:extent cx="2143125" cy="466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3125" cy="466725"/>
                      </a:xfrm>
                      <a:prstGeom prst="rect">
                        <a:avLst/>
                      </a:prstGeom>
                    </pic:spPr>
                  </pic:pic>
                </a:graphicData>
              </a:graphic>
            </wp:inline>
          </w:drawing>
        </w:r>
      </w:ins>
    </w:p>
    <w:p w14:paraId="3CE0B9E6" w14:textId="67CE6F47" w:rsidR="00E05222" w:rsidRDefault="00E05222" w:rsidP="00855534">
      <w:pPr>
        <w:rPr>
          <w:ins w:id="129" w:author="sina maarefi" w:date="2022-07-24T10:32:00Z"/>
          <w:rFonts w:cs="2  Titr"/>
          <w:sz w:val="32"/>
          <w:szCs w:val="32"/>
          <w:rtl/>
          <w:lang w:bidi="fa-IR"/>
        </w:rPr>
      </w:pPr>
    </w:p>
    <w:p w14:paraId="758FF831" w14:textId="4D8BC278" w:rsidR="00E05222" w:rsidRDefault="00E05222" w:rsidP="00855534">
      <w:pPr>
        <w:rPr>
          <w:ins w:id="130" w:author="sina maarefi" w:date="2022-07-24T10:33:00Z"/>
          <w:rFonts w:cs="2  Titr"/>
          <w:sz w:val="32"/>
          <w:szCs w:val="32"/>
          <w:rtl/>
          <w:lang w:bidi="fa-IR"/>
        </w:rPr>
      </w:pPr>
      <w:ins w:id="131" w:author="sina maarefi" w:date="2022-07-24T10:32:00Z">
        <w:r>
          <w:rPr>
            <w:rFonts w:cs="2  Titr" w:hint="cs"/>
            <w:sz w:val="32"/>
            <w:szCs w:val="32"/>
            <w:rtl/>
            <w:lang w:bidi="fa-IR"/>
          </w:rPr>
          <w:lastRenderedPageBreak/>
          <w:t xml:space="preserve">من اول قصد نداشتم چنین چیزی رو درست کنم..یعنی قصد داشتم درست کنم اما صرفا اینکه یک عکس مثل بالا بذارم و یک چرخ دنده کنارش....چون نظرم </w:t>
        </w:r>
      </w:ins>
      <w:ins w:id="132" w:author="sina maarefi" w:date="2022-07-24T10:33:00Z">
        <w:r>
          <w:rPr>
            <w:rFonts w:cs="2  Titr" w:hint="cs"/>
            <w:sz w:val="32"/>
            <w:szCs w:val="32"/>
            <w:rtl/>
            <w:lang w:bidi="fa-IR"/>
          </w:rPr>
          <w:t xml:space="preserve">این بود که این کار یک </w:t>
        </w:r>
        <w:r>
          <w:rPr>
            <w:rFonts w:cs="2  Titr"/>
            <w:sz w:val="32"/>
            <w:szCs w:val="32"/>
            <w:lang w:bidi="fa-IR"/>
          </w:rPr>
          <w:t>backend</w:t>
        </w:r>
        <w:r>
          <w:rPr>
            <w:rFonts w:cs="2  Titr" w:hint="cs"/>
            <w:sz w:val="32"/>
            <w:szCs w:val="32"/>
            <w:rtl/>
            <w:lang w:bidi="fa-IR"/>
          </w:rPr>
          <w:t xml:space="preserve">  می باشد و مربوط می باشد به </w:t>
        </w:r>
        <w:r>
          <w:rPr>
            <w:rFonts w:cs="2  Titr"/>
            <w:sz w:val="32"/>
            <w:szCs w:val="32"/>
            <w:lang w:bidi="fa-IR"/>
          </w:rPr>
          <w:t>validation code</w:t>
        </w:r>
        <w:r>
          <w:rPr>
            <w:rFonts w:cs="2  Titr" w:hint="cs"/>
            <w:sz w:val="32"/>
            <w:szCs w:val="32"/>
            <w:rtl/>
            <w:lang w:bidi="fa-IR"/>
          </w:rPr>
          <w:t xml:space="preserve"> و از این حرفا....ولی نظرم برگشت ......و گفتم درست کنم...خوب اول یک سرچ در اینترنت کردم چیزی پیدا نکردم ..چون هی سرچ میکردم :</w:t>
        </w:r>
      </w:ins>
    </w:p>
    <w:p w14:paraId="4BE66D27" w14:textId="610FC795" w:rsidR="00E05222" w:rsidRDefault="00E05222" w:rsidP="00E05222">
      <w:pPr>
        <w:jc w:val="right"/>
        <w:rPr>
          <w:ins w:id="133" w:author="sina maarefi" w:date="2022-07-24T10:34:00Z"/>
          <w:rFonts w:cs="2  Titr"/>
          <w:sz w:val="32"/>
          <w:szCs w:val="32"/>
          <w:lang w:bidi="fa-IR"/>
        </w:rPr>
      </w:pPr>
      <w:ins w:id="134" w:author="sina maarefi" w:date="2022-07-24T10:33:00Z">
        <w:r>
          <w:rPr>
            <w:rFonts w:cs="2  Titr"/>
            <w:sz w:val="32"/>
            <w:szCs w:val="32"/>
            <w:lang w:bidi="fa-IR"/>
          </w:rPr>
          <w:t>How to create security cod</w:t>
        </w:r>
      </w:ins>
      <w:ins w:id="135" w:author="sina maarefi" w:date="2022-07-24T10:34:00Z">
        <w:r>
          <w:rPr>
            <w:rFonts w:cs="2  Titr"/>
            <w:sz w:val="32"/>
            <w:szCs w:val="32"/>
            <w:lang w:bidi="fa-IR"/>
          </w:rPr>
          <w:t>e in html</w:t>
        </w:r>
      </w:ins>
    </w:p>
    <w:p w14:paraId="35687F1D" w14:textId="4898323A" w:rsidR="00E05222" w:rsidRDefault="00E05222" w:rsidP="00E05222">
      <w:pPr>
        <w:rPr>
          <w:ins w:id="136" w:author="sina maarefi" w:date="2022-07-24T10:35:00Z"/>
          <w:rFonts w:cs="2  Titr"/>
          <w:sz w:val="32"/>
          <w:szCs w:val="32"/>
          <w:rtl/>
          <w:lang w:bidi="fa-IR"/>
        </w:rPr>
      </w:pPr>
      <w:ins w:id="137" w:author="sina maarefi" w:date="2022-07-24T10:34:00Z">
        <w:r>
          <w:rPr>
            <w:rFonts w:cs="2  Titr" w:hint="cs"/>
            <w:sz w:val="32"/>
            <w:szCs w:val="32"/>
            <w:rtl/>
            <w:lang w:bidi="fa-IR"/>
          </w:rPr>
          <w:t>چیزی که بیشتر میومد در باب این بود که چطوری امنیت صفجه رو ببریم بالا..چطوری از عکسا محافظت کنیم و این حرفا...حرفی از نحوه ی ایجاد کدهای بالا نبود....</w:t>
        </w:r>
      </w:ins>
      <w:ins w:id="138" w:author="sina maarefi" w:date="2022-07-24T10:35:00Z">
        <w:r>
          <w:rPr>
            <w:rFonts w:cs="2  Titr" w:hint="cs"/>
            <w:sz w:val="32"/>
            <w:szCs w:val="32"/>
            <w:rtl/>
            <w:lang w:bidi="fa-IR"/>
          </w:rPr>
          <w:t>بعد به صورت خیلی اتفاقی فهمیدم که اسم این یارو چیه....</w:t>
        </w:r>
        <w:r>
          <w:rPr>
            <w:rFonts w:cs="2  Titr"/>
            <w:sz w:val="32"/>
            <w:szCs w:val="32"/>
            <w:lang w:bidi="fa-IR"/>
          </w:rPr>
          <w:t>captcha</w:t>
        </w:r>
        <w:r>
          <w:rPr>
            <w:rFonts w:cs="2  Titr" w:hint="cs"/>
            <w:sz w:val="32"/>
            <w:szCs w:val="32"/>
            <w:rtl/>
            <w:lang w:bidi="fa-IR"/>
          </w:rPr>
          <w:t xml:space="preserve"> ...</w:t>
        </w:r>
      </w:ins>
    </w:p>
    <w:p w14:paraId="11CBB49D" w14:textId="168092FD" w:rsidR="00E05222" w:rsidRDefault="008B4494" w:rsidP="00E05222">
      <w:pPr>
        <w:rPr>
          <w:ins w:id="139" w:author="sina maarefi" w:date="2022-07-24T10:38:00Z"/>
          <w:rFonts w:cs="2  Titr"/>
          <w:sz w:val="32"/>
          <w:szCs w:val="32"/>
          <w:rtl/>
          <w:lang w:bidi="fa-IR"/>
        </w:rPr>
      </w:pPr>
      <w:ins w:id="140" w:author="sina maarefi" w:date="2022-07-24T10:38:00Z">
        <w:r>
          <w:rPr>
            <w:rFonts w:cs="2  Titr" w:hint="cs"/>
            <w:sz w:val="32"/>
            <w:szCs w:val="32"/>
            <w:rtl/>
            <w:lang w:bidi="fa-IR"/>
          </w:rPr>
          <w:t>تا اینکه سرچ کردم چطوری میشه :</w:t>
        </w:r>
      </w:ins>
    </w:p>
    <w:p w14:paraId="1CCF25B4" w14:textId="24922550" w:rsidR="008B4494" w:rsidRDefault="008B4494" w:rsidP="008B4494">
      <w:pPr>
        <w:jc w:val="right"/>
        <w:rPr>
          <w:ins w:id="141" w:author="sina maarefi" w:date="2022-07-24T10:38:00Z"/>
          <w:rFonts w:cs="2  Titr"/>
          <w:sz w:val="32"/>
          <w:szCs w:val="32"/>
          <w:lang w:bidi="fa-IR"/>
        </w:rPr>
      </w:pPr>
      <w:ins w:id="142" w:author="sina maarefi" w:date="2022-07-24T10:38:00Z">
        <w:r>
          <w:rPr>
            <w:rFonts w:cs="2  Titr"/>
            <w:sz w:val="32"/>
            <w:szCs w:val="32"/>
            <w:lang w:bidi="fa-IR"/>
          </w:rPr>
          <w:t>How to create captcha code</w:t>
        </w:r>
      </w:ins>
    </w:p>
    <w:p w14:paraId="15AE3865" w14:textId="65DA5EA6" w:rsidR="008B4494" w:rsidRDefault="008B4494" w:rsidP="008B4494">
      <w:pPr>
        <w:rPr>
          <w:ins w:id="143" w:author="sina maarefi" w:date="2022-07-24T10:38:00Z"/>
          <w:rFonts w:cs="2  Titr"/>
          <w:sz w:val="32"/>
          <w:szCs w:val="32"/>
          <w:rtl/>
          <w:lang w:bidi="fa-IR"/>
        </w:rPr>
      </w:pPr>
      <w:ins w:id="144" w:author="sina maarefi" w:date="2022-07-24T10:38:00Z">
        <w:r>
          <w:rPr>
            <w:rFonts w:cs="2  Titr" w:hint="cs"/>
            <w:sz w:val="32"/>
            <w:szCs w:val="32"/>
            <w:rtl/>
            <w:lang w:bidi="fa-IR"/>
          </w:rPr>
          <w:t>و کلی چیزی اومد یک سایت اومد به اسم:</w:t>
        </w:r>
      </w:ins>
    </w:p>
    <w:p w14:paraId="056DEE75" w14:textId="0D0A1137" w:rsidR="008B4494" w:rsidRDefault="00EF7B9E" w:rsidP="00EF7B9E">
      <w:pPr>
        <w:jc w:val="right"/>
        <w:rPr>
          <w:ins w:id="145" w:author="sina maarefi" w:date="2022-07-24T10:39:00Z"/>
          <w:rFonts w:cs="2  Titr"/>
          <w:sz w:val="32"/>
          <w:szCs w:val="32"/>
          <w:lang w:bidi="fa-IR"/>
        </w:rPr>
      </w:pPr>
      <w:ins w:id="146" w:author="sina maarefi" w:date="2022-07-24T10:39:00Z">
        <w:r>
          <w:rPr>
            <w:rFonts w:cs="2  Titr"/>
            <w:sz w:val="32"/>
            <w:szCs w:val="32"/>
            <w:lang w:bidi="fa-IR"/>
          </w:rPr>
          <w:t>Makeusof.com</w:t>
        </w:r>
      </w:ins>
    </w:p>
    <w:p w14:paraId="56431923" w14:textId="791CDBA6" w:rsidR="00EF7B9E" w:rsidRDefault="00EF7B9E" w:rsidP="00EF7B9E">
      <w:pPr>
        <w:rPr>
          <w:ins w:id="147" w:author="sina maarefi" w:date="2022-07-24T10:39:00Z"/>
          <w:rFonts w:cs="2  Titr"/>
          <w:sz w:val="32"/>
          <w:szCs w:val="32"/>
          <w:rtl/>
          <w:lang w:bidi="fa-IR"/>
        </w:rPr>
      </w:pPr>
      <w:ins w:id="148" w:author="sina maarefi" w:date="2022-07-24T10:39:00Z">
        <w:r>
          <w:rPr>
            <w:rFonts w:cs="2  Titr" w:hint="cs"/>
            <w:sz w:val="32"/>
            <w:szCs w:val="32"/>
            <w:rtl/>
            <w:lang w:bidi="fa-IR"/>
          </w:rPr>
          <w:t xml:space="preserve">که کامل مراحلشو در سه سطح </w:t>
        </w:r>
        <w:proofErr w:type="spellStart"/>
        <w:r>
          <w:rPr>
            <w:rFonts w:cs="2  Titr"/>
            <w:sz w:val="32"/>
            <w:szCs w:val="32"/>
            <w:lang w:bidi="fa-IR"/>
          </w:rPr>
          <w:t>html,css,js</w:t>
        </w:r>
        <w:proofErr w:type="spellEnd"/>
        <w:r>
          <w:rPr>
            <w:rFonts w:cs="2  Titr" w:hint="cs"/>
            <w:sz w:val="32"/>
            <w:szCs w:val="32"/>
            <w:rtl/>
            <w:lang w:bidi="fa-IR"/>
          </w:rPr>
          <w:t xml:space="preserve">  توضیح داده..</w:t>
        </w:r>
      </w:ins>
    </w:p>
    <w:p w14:paraId="632370B4" w14:textId="7C92B847" w:rsidR="00EF7B9E" w:rsidRDefault="00EF7B9E" w:rsidP="00EF7B9E">
      <w:pPr>
        <w:rPr>
          <w:ins w:id="149" w:author="sina maarefi" w:date="2022-07-24T10:40:00Z"/>
          <w:rFonts w:cs="2  Titr"/>
          <w:sz w:val="32"/>
          <w:szCs w:val="32"/>
          <w:rtl/>
          <w:lang w:bidi="fa-IR"/>
        </w:rPr>
      </w:pPr>
      <w:ins w:id="150" w:author="sina maarefi" w:date="2022-07-24T10:39:00Z">
        <w:r>
          <w:rPr>
            <w:rFonts w:cs="2  Titr" w:hint="cs"/>
            <w:sz w:val="32"/>
            <w:szCs w:val="32"/>
            <w:rtl/>
            <w:lang w:bidi="fa-IR"/>
          </w:rPr>
          <w:t xml:space="preserve">نظر خودم اینه که بیام یک فایل جدا اصلا درست کنم برای کدهای </w:t>
        </w:r>
        <w:proofErr w:type="spellStart"/>
        <w:r>
          <w:rPr>
            <w:rFonts w:cs="2  Titr"/>
            <w:sz w:val="32"/>
            <w:szCs w:val="32"/>
            <w:lang w:bidi="fa-IR"/>
          </w:rPr>
          <w:t>html,css</w:t>
        </w:r>
      </w:ins>
      <w:ins w:id="151" w:author="sina maarefi" w:date="2022-07-24T10:40:00Z">
        <w:r>
          <w:rPr>
            <w:rFonts w:cs="2  Titr"/>
            <w:sz w:val="32"/>
            <w:szCs w:val="32"/>
            <w:lang w:bidi="fa-IR"/>
          </w:rPr>
          <w:t>,js</w:t>
        </w:r>
        <w:proofErr w:type="spellEnd"/>
        <w:r>
          <w:rPr>
            <w:rFonts w:cs="2  Titr" w:hint="cs"/>
            <w:sz w:val="32"/>
            <w:szCs w:val="32"/>
            <w:rtl/>
            <w:lang w:bidi="fa-IR"/>
          </w:rPr>
          <w:t xml:space="preserve">  اول کدها رو بنویسم ببینم نتیجش چی میشه..بعد کدها رو به دلخواه خودم تغییر بدم...چون نگاه کن نتیجه میشه این:</w:t>
        </w:r>
      </w:ins>
    </w:p>
    <w:p w14:paraId="23B48523" w14:textId="5F067D0D" w:rsidR="00EF7B9E" w:rsidRDefault="00346AD5" w:rsidP="00EF7B9E">
      <w:pPr>
        <w:rPr>
          <w:ins w:id="152" w:author="sina maarefi" w:date="2022-07-24T10:40:00Z"/>
          <w:rFonts w:cs="2  Titr"/>
          <w:sz w:val="32"/>
          <w:szCs w:val="32"/>
          <w:rtl/>
          <w:lang w:bidi="fa-IR"/>
        </w:rPr>
      </w:pPr>
      <w:ins w:id="153" w:author="sina maarefi" w:date="2022-07-24T10:40:00Z">
        <w:r>
          <w:rPr>
            <w:noProof/>
          </w:rPr>
          <w:lastRenderedPageBreak/>
          <w:drawing>
            <wp:inline distT="0" distB="0" distL="0" distR="0" wp14:anchorId="0ACFBC2A" wp14:editId="1C7CFD04">
              <wp:extent cx="5731510" cy="24625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62530"/>
                      </a:xfrm>
                      <a:prstGeom prst="rect">
                        <a:avLst/>
                      </a:prstGeom>
                    </pic:spPr>
                  </pic:pic>
                </a:graphicData>
              </a:graphic>
            </wp:inline>
          </w:drawing>
        </w:r>
      </w:ins>
    </w:p>
    <w:p w14:paraId="16F84992" w14:textId="6855DE8A" w:rsidR="00346AD5" w:rsidRDefault="00346AD5" w:rsidP="00EF7B9E">
      <w:pPr>
        <w:rPr>
          <w:ins w:id="154" w:author="sina maarefi" w:date="2022-07-24T10:40:00Z"/>
          <w:rFonts w:cs="2  Titr"/>
          <w:sz w:val="32"/>
          <w:szCs w:val="32"/>
          <w:rtl/>
          <w:lang w:bidi="fa-IR"/>
        </w:rPr>
      </w:pPr>
    </w:p>
    <w:p w14:paraId="41474C3E" w14:textId="6747B4D7" w:rsidR="00346AD5" w:rsidRDefault="00346AD5" w:rsidP="00EF7B9E">
      <w:pPr>
        <w:rPr>
          <w:ins w:id="155" w:author="sina maarefi" w:date="2022-07-24T10:41:00Z"/>
          <w:rFonts w:cs="2  Titr"/>
          <w:sz w:val="32"/>
          <w:szCs w:val="32"/>
          <w:rtl/>
          <w:lang w:bidi="fa-IR"/>
        </w:rPr>
      </w:pPr>
      <w:ins w:id="156" w:author="sina maarefi" w:date="2022-07-24T10:40:00Z">
        <w:r>
          <w:rPr>
            <w:rFonts w:cs="2  Titr" w:hint="cs"/>
            <w:sz w:val="32"/>
            <w:szCs w:val="32"/>
            <w:rtl/>
            <w:lang w:bidi="fa-IR"/>
          </w:rPr>
          <w:t>که اصلا اون چیزی که ما میخایم نیست...به نظرم نوشتن این کدها ب</w:t>
        </w:r>
      </w:ins>
      <w:ins w:id="157" w:author="sina maarefi" w:date="2022-07-24T10:41:00Z">
        <w:r>
          <w:rPr>
            <w:rFonts w:cs="2  Titr" w:hint="cs"/>
            <w:sz w:val="32"/>
            <w:szCs w:val="32"/>
            <w:rtl/>
            <w:lang w:bidi="fa-IR"/>
          </w:rPr>
          <w:t>اعث میشه بیشتر با کدها خو بگیری...</w:t>
        </w:r>
      </w:ins>
    </w:p>
    <w:p w14:paraId="44F1969D" w14:textId="79570F27" w:rsidR="00346AD5" w:rsidRDefault="00AD6F0C" w:rsidP="00EF7B9E">
      <w:pPr>
        <w:rPr>
          <w:ins w:id="158" w:author="sina maarefi" w:date="2022-07-24T10:54:00Z"/>
          <w:rFonts w:cs="2  Titr"/>
          <w:sz w:val="32"/>
          <w:szCs w:val="32"/>
          <w:rtl/>
          <w:lang w:bidi="fa-IR"/>
        </w:rPr>
      </w:pPr>
      <w:ins w:id="159" w:author="sina maarefi" w:date="2022-07-24T10:52:00Z">
        <w:r>
          <w:rPr>
            <w:rFonts w:cs="2  Titr" w:hint="cs"/>
            <w:sz w:val="32"/>
            <w:szCs w:val="32"/>
            <w:rtl/>
            <w:lang w:bidi="fa-IR"/>
          </w:rPr>
          <w:t>خوب کد</w:t>
        </w:r>
      </w:ins>
      <w:ins w:id="160" w:author="sina maarefi" w:date="2022-07-24T10:53:00Z">
        <w:r>
          <w:rPr>
            <w:rFonts w:cs="2  Titr" w:hint="cs"/>
            <w:sz w:val="32"/>
            <w:szCs w:val="32"/>
            <w:rtl/>
            <w:lang w:bidi="fa-IR"/>
          </w:rPr>
          <w:t xml:space="preserve">ها رو بررسی کردم..اون چیزی که مهمه..کدهای </w:t>
        </w:r>
        <w:proofErr w:type="spellStart"/>
        <w:r>
          <w:rPr>
            <w:rFonts w:cs="2  Titr"/>
            <w:sz w:val="32"/>
            <w:szCs w:val="32"/>
            <w:lang w:bidi="fa-IR"/>
          </w:rPr>
          <w:t>html,js</w:t>
        </w:r>
        <w:proofErr w:type="spellEnd"/>
        <w:r>
          <w:rPr>
            <w:rFonts w:cs="2  Titr" w:hint="cs"/>
            <w:sz w:val="32"/>
            <w:szCs w:val="32"/>
            <w:rtl/>
            <w:lang w:bidi="fa-IR"/>
          </w:rPr>
          <w:t xml:space="preserve">  می باشد..کدهای </w:t>
        </w:r>
        <w:proofErr w:type="spellStart"/>
        <w:r>
          <w:rPr>
            <w:rFonts w:cs="2  Titr"/>
            <w:sz w:val="32"/>
            <w:szCs w:val="32"/>
            <w:lang w:bidi="fa-IR"/>
          </w:rPr>
          <w:t>css</w:t>
        </w:r>
        <w:proofErr w:type="spellEnd"/>
        <w:r>
          <w:rPr>
            <w:rFonts w:cs="2  Titr" w:hint="cs"/>
            <w:sz w:val="32"/>
            <w:szCs w:val="32"/>
            <w:rtl/>
            <w:lang w:bidi="fa-IR"/>
          </w:rPr>
          <w:t xml:space="preserve">که دسته خودمونه و خیلی ارزش نداره......کدهای </w:t>
        </w:r>
        <w:r>
          <w:rPr>
            <w:rFonts w:cs="2  Titr"/>
            <w:sz w:val="32"/>
            <w:szCs w:val="32"/>
            <w:lang w:bidi="fa-IR"/>
          </w:rPr>
          <w:t>html</w:t>
        </w:r>
        <w:r>
          <w:rPr>
            <w:rFonts w:cs="2  Titr" w:hint="cs"/>
            <w:sz w:val="32"/>
            <w:szCs w:val="32"/>
            <w:rtl/>
            <w:lang w:bidi="fa-IR"/>
          </w:rPr>
          <w:t xml:space="preserve"> که چیز خاصی نداشت..کدهای </w:t>
        </w:r>
        <w:proofErr w:type="spellStart"/>
        <w:r>
          <w:rPr>
            <w:rFonts w:cs="2  Titr"/>
            <w:sz w:val="32"/>
            <w:szCs w:val="32"/>
            <w:lang w:bidi="fa-IR"/>
          </w:rPr>
          <w:t>js</w:t>
        </w:r>
        <w:proofErr w:type="spellEnd"/>
        <w:r>
          <w:rPr>
            <w:rFonts w:cs="2  Titr" w:hint="cs"/>
            <w:sz w:val="32"/>
            <w:szCs w:val="32"/>
            <w:rtl/>
            <w:lang w:bidi="fa-IR"/>
          </w:rPr>
          <w:t xml:space="preserve"> 80 درصدشو فهمیدم و همچنین میتونم همین الان </w:t>
        </w:r>
      </w:ins>
      <w:ins w:id="161" w:author="sina maarefi" w:date="2022-07-24T10:54:00Z">
        <w:r>
          <w:rPr>
            <w:rFonts w:cs="2  Titr" w:hint="cs"/>
            <w:sz w:val="32"/>
            <w:szCs w:val="32"/>
            <w:rtl/>
            <w:lang w:bidi="fa-IR"/>
          </w:rPr>
          <w:t>یک چیز از دلش در بیارم ولی نمیخام..میخام اون 20 درصدی هم که نفهمیدم رو اوکی کنم...</w:t>
        </w:r>
      </w:ins>
    </w:p>
    <w:p w14:paraId="1BED3D96" w14:textId="7F87770C" w:rsidR="00AD6F0C" w:rsidRDefault="0065559F" w:rsidP="00EF7B9E">
      <w:pPr>
        <w:rPr>
          <w:ins w:id="162" w:author="sina maarefi" w:date="2022-07-24T11:09:00Z"/>
          <w:rFonts w:cs="2  Titr"/>
          <w:sz w:val="32"/>
          <w:szCs w:val="32"/>
          <w:rtl/>
          <w:lang w:bidi="fa-IR"/>
        </w:rPr>
      </w:pPr>
      <w:ins w:id="163" w:author="sina maarefi" w:date="2022-07-24T11:09:00Z">
        <w:r>
          <w:rPr>
            <w:rFonts w:cs="2  Titr" w:hint="cs"/>
            <w:sz w:val="32"/>
            <w:szCs w:val="32"/>
            <w:rtl/>
            <w:lang w:bidi="fa-IR"/>
          </w:rPr>
          <w:t xml:space="preserve">خوب بریم کدهای </w:t>
        </w:r>
        <w:proofErr w:type="spellStart"/>
        <w:r>
          <w:rPr>
            <w:rFonts w:cs="2  Titr"/>
            <w:sz w:val="32"/>
            <w:szCs w:val="32"/>
            <w:lang w:bidi="fa-IR"/>
          </w:rPr>
          <w:t>js</w:t>
        </w:r>
        <w:proofErr w:type="spellEnd"/>
        <w:r>
          <w:rPr>
            <w:rFonts w:cs="2  Titr" w:hint="cs"/>
            <w:sz w:val="32"/>
            <w:szCs w:val="32"/>
            <w:rtl/>
            <w:lang w:bidi="fa-IR"/>
          </w:rPr>
          <w:t xml:space="preserve">  رو تحلیل کنیم:</w:t>
        </w:r>
      </w:ins>
    </w:p>
    <w:p w14:paraId="0AEF15A7" w14:textId="4CED1B41" w:rsidR="0065559F" w:rsidRDefault="0090146F">
      <w:pPr>
        <w:jc w:val="center"/>
        <w:rPr>
          <w:ins w:id="164" w:author="sina maarefi" w:date="2022-07-24T11:09:00Z"/>
          <w:rFonts w:cs="2  Titr"/>
          <w:sz w:val="32"/>
          <w:szCs w:val="32"/>
          <w:rtl/>
          <w:lang w:bidi="fa-IR"/>
        </w:rPr>
        <w:pPrChange w:id="165" w:author="sina maarefi" w:date="2022-07-24T11:09:00Z">
          <w:pPr/>
        </w:pPrChange>
      </w:pPr>
      <w:ins w:id="166" w:author="sina maarefi" w:date="2022-07-24T11:09:00Z">
        <w:r>
          <w:rPr>
            <w:noProof/>
          </w:rPr>
          <w:drawing>
            <wp:inline distT="0" distB="0" distL="0" distR="0" wp14:anchorId="40A6FE5F" wp14:editId="61795B3A">
              <wp:extent cx="4733925" cy="838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925" cy="838200"/>
                      </a:xfrm>
                      <a:prstGeom prst="rect">
                        <a:avLst/>
                      </a:prstGeom>
                    </pic:spPr>
                  </pic:pic>
                </a:graphicData>
              </a:graphic>
            </wp:inline>
          </w:drawing>
        </w:r>
      </w:ins>
    </w:p>
    <w:p w14:paraId="3F3B7331" w14:textId="0B75BEBD" w:rsidR="0090146F" w:rsidRDefault="0090146F" w:rsidP="00EF7B9E">
      <w:pPr>
        <w:rPr>
          <w:ins w:id="167" w:author="sina maarefi" w:date="2022-07-24T11:10:00Z"/>
          <w:rFonts w:cs="2  Titr"/>
          <w:sz w:val="32"/>
          <w:szCs w:val="32"/>
          <w:rtl/>
          <w:lang w:bidi="fa-IR"/>
        </w:rPr>
      </w:pPr>
      <w:ins w:id="168" w:author="sina maarefi" w:date="2022-07-24T11:09:00Z">
        <w:r>
          <w:rPr>
            <w:rFonts w:cs="2  Titr" w:hint="cs"/>
            <w:sz w:val="32"/>
            <w:szCs w:val="32"/>
            <w:rtl/>
            <w:lang w:bidi="fa-IR"/>
          </w:rPr>
          <w:t>خوب</w:t>
        </w:r>
      </w:ins>
      <w:ins w:id="169" w:author="sina maarefi" w:date="2022-07-24T11:10:00Z">
        <w:r>
          <w:rPr>
            <w:rFonts w:cs="2  Titr" w:hint="cs"/>
            <w:sz w:val="32"/>
            <w:szCs w:val="32"/>
            <w:rtl/>
            <w:lang w:bidi="fa-IR"/>
          </w:rPr>
          <w:t xml:space="preserve"> اومده دو تا متغیر اول تعریف کرده ...متغیر اول آیدی رو گرفته به نام </w:t>
        </w:r>
        <w:r>
          <w:rPr>
            <w:rFonts w:cs="2  Titr"/>
            <w:sz w:val="32"/>
            <w:szCs w:val="32"/>
            <w:lang w:bidi="fa-IR"/>
          </w:rPr>
          <w:t>captcha</w:t>
        </w:r>
        <w:r>
          <w:rPr>
            <w:rFonts w:cs="2  Titr" w:hint="cs"/>
            <w:sz w:val="32"/>
            <w:szCs w:val="32"/>
            <w:rtl/>
            <w:lang w:bidi="fa-IR"/>
          </w:rPr>
          <w:t xml:space="preserve">  ....این آیدی به این تگ اشاره پیدا میکند:</w:t>
        </w:r>
      </w:ins>
    </w:p>
    <w:p w14:paraId="3F230744" w14:textId="6630B4B5" w:rsidR="0090146F" w:rsidRDefault="00E96672" w:rsidP="00EF7B9E">
      <w:pPr>
        <w:rPr>
          <w:ins w:id="170" w:author="sina maarefi" w:date="2022-07-24T11:10:00Z"/>
          <w:rFonts w:cs="2  Titr"/>
          <w:sz w:val="32"/>
          <w:szCs w:val="32"/>
          <w:rtl/>
          <w:lang w:bidi="fa-IR"/>
        </w:rPr>
      </w:pPr>
      <w:ins w:id="171" w:author="sina maarefi" w:date="2022-07-24T11:10:00Z">
        <w:r>
          <w:rPr>
            <w:noProof/>
          </w:rPr>
          <w:drawing>
            <wp:inline distT="0" distB="0" distL="0" distR="0" wp14:anchorId="7A3AAAC7" wp14:editId="37B69F96">
              <wp:extent cx="3609975" cy="295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9975" cy="295275"/>
                      </a:xfrm>
                      <a:prstGeom prst="rect">
                        <a:avLst/>
                      </a:prstGeom>
                    </pic:spPr>
                  </pic:pic>
                </a:graphicData>
              </a:graphic>
            </wp:inline>
          </w:drawing>
        </w:r>
      </w:ins>
    </w:p>
    <w:p w14:paraId="75916BD4" w14:textId="3842CD44" w:rsidR="00E96672" w:rsidRDefault="00E96672" w:rsidP="00EF7B9E">
      <w:pPr>
        <w:rPr>
          <w:ins w:id="172" w:author="sina maarefi" w:date="2022-07-24T11:10:00Z"/>
          <w:rFonts w:cs="2  Titr"/>
          <w:sz w:val="32"/>
          <w:szCs w:val="32"/>
          <w:rtl/>
          <w:lang w:bidi="fa-IR"/>
        </w:rPr>
      </w:pPr>
    </w:p>
    <w:p w14:paraId="07142B5D" w14:textId="6B9BBF7D" w:rsidR="00E96672" w:rsidRDefault="00E96672" w:rsidP="00E96672">
      <w:pPr>
        <w:rPr>
          <w:ins w:id="173" w:author="sina maarefi" w:date="2022-07-24T11:11:00Z"/>
          <w:rFonts w:cs="2  Titr"/>
          <w:sz w:val="32"/>
          <w:szCs w:val="32"/>
          <w:rtl/>
          <w:lang w:bidi="fa-IR"/>
        </w:rPr>
      </w:pPr>
      <w:ins w:id="174" w:author="sina maarefi" w:date="2022-07-24T11:11:00Z">
        <w:r>
          <w:rPr>
            <w:rFonts w:cs="2  Titr" w:hint="cs"/>
            <w:sz w:val="32"/>
            <w:szCs w:val="32"/>
            <w:rtl/>
            <w:lang w:bidi="fa-IR"/>
          </w:rPr>
          <w:t xml:space="preserve">به تگ </w:t>
        </w:r>
        <w:r>
          <w:rPr>
            <w:rFonts w:cs="2  Titr"/>
            <w:sz w:val="32"/>
            <w:szCs w:val="32"/>
            <w:lang w:bidi="fa-IR"/>
          </w:rPr>
          <w:t>canvas</w:t>
        </w:r>
        <w:r>
          <w:rPr>
            <w:rFonts w:cs="2  Titr" w:hint="cs"/>
            <w:sz w:val="32"/>
            <w:szCs w:val="32"/>
            <w:rtl/>
            <w:lang w:bidi="fa-IR"/>
          </w:rPr>
          <w:t xml:space="preserve"> .....که داخلش یک متنی هم هست....معمولا البته تگ </w:t>
        </w:r>
        <w:r>
          <w:rPr>
            <w:rFonts w:cs="2  Titr"/>
            <w:sz w:val="32"/>
            <w:szCs w:val="32"/>
            <w:lang w:bidi="fa-IR"/>
          </w:rPr>
          <w:t>canvas</w:t>
        </w:r>
        <w:r>
          <w:rPr>
            <w:rFonts w:cs="2  Titr" w:hint="cs"/>
            <w:sz w:val="32"/>
            <w:szCs w:val="32"/>
            <w:rtl/>
            <w:lang w:bidi="fa-IR"/>
          </w:rPr>
          <w:t xml:space="preserve"> یک تگ خالیه..خوب به هر روی اول این تگ رو گرفته...</w:t>
        </w:r>
      </w:ins>
    </w:p>
    <w:p w14:paraId="510E08BC" w14:textId="59E6CCA2" w:rsidR="00E96672" w:rsidRDefault="00CB05EA" w:rsidP="00E96672">
      <w:pPr>
        <w:rPr>
          <w:ins w:id="175" w:author="sina maarefi" w:date="2022-07-24T11:11:00Z"/>
          <w:rFonts w:cs="2  Titr"/>
          <w:sz w:val="32"/>
          <w:szCs w:val="32"/>
          <w:rtl/>
          <w:lang w:bidi="fa-IR"/>
        </w:rPr>
      </w:pPr>
      <w:ins w:id="176" w:author="sina maarefi" w:date="2022-07-24T11:11:00Z">
        <w:r>
          <w:rPr>
            <w:noProof/>
          </w:rPr>
          <w:drawing>
            <wp:inline distT="0" distB="0" distL="0" distR="0" wp14:anchorId="4F99B787" wp14:editId="5722999F">
              <wp:extent cx="4429125" cy="895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9125" cy="895350"/>
                      </a:xfrm>
                      <a:prstGeom prst="rect">
                        <a:avLst/>
                      </a:prstGeom>
                    </pic:spPr>
                  </pic:pic>
                </a:graphicData>
              </a:graphic>
            </wp:inline>
          </w:drawing>
        </w:r>
      </w:ins>
    </w:p>
    <w:p w14:paraId="0645471C" w14:textId="4CB8B10E" w:rsidR="00CB05EA" w:rsidRDefault="00CB05EA" w:rsidP="00E96672">
      <w:pPr>
        <w:rPr>
          <w:ins w:id="177" w:author="sina maarefi" w:date="2022-07-24T11:11:00Z"/>
          <w:rFonts w:cs="2  Titr"/>
          <w:sz w:val="32"/>
          <w:szCs w:val="32"/>
          <w:rtl/>
          <w:lang w:bidi="fa-IR"/>
        </w:rPr>
      </w:pPr>
    </w:p>
    <w:p w14:paraId="646D4C83" w14:textId="4D004C47" w:rsidR="00CB05EA" w:rsidRDefault="00CB05EA" w:rsidP="00E96672">
      <w:pPr>
        <w:rPr>
          <w:ins w:id="178" w:author="sina maarefi" w:date="2022-07-24T11:12:00Z"/>
          <w:rFonts w:cs="2  Titr"/>
          <w:sz w:val="32"/>
          <w:szCs w:val="32"/>
          <w:rtl/>
          <w:lang w:bidi="fa-IR"/>
        </w:rPr>
      </w:pPr>
      <w:ins w:id="179" w:author="sina maarefi" w:date="2022-07-24T11:11:00Z">
        <w:r>
          <w:rPr>
            <w:rFonts w:cs="2  Titr" w:hint="cs"/>
            <w:sz w:val="32"/>
            <w:szCs w:val="32"/>
            <w:rtl/>
            <w:lang w:bidi="fa-IR"/>
          </w:rPr>
          <w:t>سپس اومده بر روی این متغیر یک متود تعریف کرده ....بع</w:t>
        </w:r>
      </w:ins>
      <w:ins w:id="180" w:author="sina maarefi" w:date="2022-07-24T11:12:00Z">
        <w:r>
          <w:rPr>
            <w:rFonts w:cs="2  Titr" w:hint="cs"/>
            <w:sz w:val="32"/>
            <w:szCs w:val="32"/>
            <w:rtl/>
            <w:lang w:bidi="fa-IR"/>
          </w:rPr>
          <w:t>دش هم یک سری پراپرتی رو مقدار دهی کرده...حالا ما با اینا از قبل آشنا بودیم ولی خوب یادم رفته الان قشنگ یک گریزی بهش میزنم:</w:t>
        </w:r>
      </w:ins>
    </w:p>
    <w:p w14:paraId="1F7B19DC" w14:textId="0985A09A" w:rsidR="00CB05EA" w:rsidRDefault="00CF2945" w:rsidP="00E96672">
      <w:pPr>
        <w:rPr>
          <w:ins w:id="181" w:author="sina maarefi" w:date="2022-07-24T11:12:00Z"/>
          <w:rFonts w:cs="2  Titr"/>
          <w:sz w:val="32"/>
          <w:szCs w:val="32"/>
          <w:rtl/>
          <w:lang w:bidi="fa-IR"/>
        </w:rPr>
      </w:pPr>
      <w:ins w:id="182" w:author="sina maarefi" w:date="2022-07-24T11:12:00Z">
        <w:r>
          <w:rPr>
            <w:noProof/>
          </w:rPr>
          <w:drawing>
            <wp:inline distT="0" distB="0" distL="0" distR="0" wp14:anchorId="0EF48082" wp14:editId="7FF61547">
              <wp:extent cx="5731510" cy="14058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05890"/>
                      </a:xfrm>
                      <a:prstGeom prst="rect">
                        <a:avLst/>
                      </a:prstGeom>
                    </pic:spPr>
                  </pic:pic>
                </a:graphicData>
              </a:graphic>
            </wp:inline>
          </w:drawing>
        </w:r>
      </w:ins>
    </w:p>
    <w:p w14:paraId="666EF91A" w14:textId="691236C8" w:rsidR="00CF2945" w:rsidRDefault="00CF2945" w:rsidP="00E96672">
      <w:pPr>
        <w:rPr>
          <w:ins w:id="183" w:author="sina maarefi" w:date="2022-07-24T11:12:00Z"/>
          <w:rFonts w:cs="2  Titr"/>
          <w:sz w:val="32"/>
          <w:szCs w:val="32"/>
          <w:rtl/>
          <w:lang w:bidi="fa-IR"/>
        </w:rPr>
      </w:pPr>
    </w:p>
    <w:p w14:paraId="7ACC8DA4" w14:textId="240A234F" w:rsidR="00CF2945" w:rsidRDefault="00CF2945" w:rsidP="00E96672">
      <w:pPr>
        <w:rPr>
          <w:ins w:id="184" w:author="sina maarefi" w:date="2022-07-24T11:13:00Z"/>
          <w:rFonts w:cs="2  Titr"/>
          <w:sz w:val="32"/>
          <w:szCs w:val="32"/>
          <w:rtl/>
          <w:lang w:bidi="fa-IR"/>
        </w:rPr>
      </w:pPr>
      <w:ins w:id="185" w:author="sina maarefi" w:date="2022-07-24T11:12:00Z">
        <w:r>
          <w:rPr>
            <w:rFonts w:cs="2  Titr" w:hint="cs"/>
            <w:sz w:val="32"/>
            <w:szCs w:val="32"/>
            <w:rtl/>
            <w:lang w:bidi="fa-IR"/>
          </w:rPr>
          <w:t xml:space="preserve">گفته تگ </w:t>
        </w:r>
        <w:r>
          <w:rPr>
            <w:rFonts w:cs="2  Titr"/>
            <w:sz w:val="32"/>
            <w:szCs w:val="32"/>
            <w:lang w:bidi="fa-IR"/>
          </w:rPr>
          <w:t>canvas</w:t>
        </w:r>
        <w:r>
          <w:rPr>
            <w:rFonts w:cs="2  Titr" w:hint="cs"/>
            <w:sz w:val="32"/>
            <w:szCs w:val="32"/>
            <w:rtl/>
            <w:lang w:bidi="fa-IR"/>
          </w:rPr>
          <w:t xml:space="preserve">  برای رسم شکل های گرافیکی به کار میرود(اینجا ما چر</w:t>
        </w:r>
      </w:ins>
      <w:ins w:id="186" w:author="sina maarefi" w:date="2022-07-24T11:13:00Z">
        <w:r>
          <w:rPr>
            <w:rFonts w:cs="2  Titr" w:hint="cs"/>
            <w:sz w:val="32"/>
            <w:szCs w:val="32"/>
            <w:rtl/>
            <w:lang w:bidi="fa-IR"/>
          </w:rPr>
          <w:t xml:space="preserve">ا میخایم از شکل های گرافیکی استفاده کنیم چون این اعداد </w:t>
        </w:r>
        <w:r>
          <w:rPr>
            <w:rFonts w:cs="2  Titr"/>
            <w:sz w:val="32"/>
            <w:szCs w:val="32"/>
            <w:lang w:bidi="fa-IR"/>
          </w:rPr>
          <w:t>captcha</w:t>
        </w:r>
        <w:r>
          <w:rPr>
            <w:rFonts w:cs="2  Titr" w:hint="cs"/>
            <w:sz w:val="32"/>
            <w:szCs w:val="32"/>
            <w:rtl/>
            <w:lang w:bidi="fa-IR"/>
          </w:rPr>
          <w:t xml:space="preserve"> داخل یک باکس مستطیلی شکل هست..ما انگار اون باکس مستطیلی رو میخایم رسم کنیم:</w:t>
        </w:r>
      </w:ins>
    </w:p>
    <w:p w14:paraId="33F9631E" w14:textId="35E50B2B" w:rsidR="00CF2945" w:rsidRDefault="00CF2945" w:rsidP="00E96672">
      <w:pPr>
        <w:rPr>
          <w:ins w:id="187" w:author="sina maarefi" w:date="2022-07-24T11:15:00Z"/>
          <w:rFonts w:cs="2  Titr"/>
          <w:sz w:val="32"/>
          <w:szCs w:val="32"/>
          <w:rtl/>
          <w:lang w:bidi="fa-IR"/>
        </w:rPr>
      </w:pPr>
      <w:ins w:id="188" w:author="sina maarefi" w:date="2022-07-24T11:15:00Z">
        <w:r>
          <w:rPr>
            <w:rFonts w:cs="2  Titr" w:hint="cs"/>
            <w:sz w:val="32"/>
            <w:szCs w:val="32"/>
            <w:rtl/>
            <w:lang w:bidi="fa-IR"/>
          </w:rPr>
          <w:t xml:space="preserve">بعد در ادامه گفته درسته که یک تگ  </w:t>
        </w:r>
        <w:r>
          <w:rPr>
            <w:rFonts w:cs="2  Titr"/>
            <w:sz w:val="32"/>
            <w:szCs w:val="32"/>
            <w:lang w:bidi="fa-IR"/>
          </w:rPr>
          <w:t>html</w:t>
        </w:r>
        <w:r>
          <w:rPr>
            <w:rFonts w:cs="2  Titr" w:hint="cs"/>
            <w:sz w:val="32"/>
            <w:szCs w:val="32"/>
            <w:rtl/>
            <w:lang w:bidi="fa-IR"/>
          </w:rPr>
          <w:t xml:space="preserve">  است ولی معمولا با </w:t>
        </w:r>
        <w:proofErr w:type="spellStart"/>
        <w:r>
          <w:rPr>
            <w:rFonts w:cs="2  Titr"/>
            <w:sz w:val="32"/>
            <w:szCs w:val="32"/>
            <w:lang w:bidi="fa-IR"/>
          </w:rPr>
          <w:t>js</w:t>
        </w:r>
        <w:proofErr w:type="spellEnd"/>
        <w:r>
          <w:rPr>
            <w:rFonts w:cs="2  Titr" w:hint="cs"/>
            <w:sz w:val="32"/>
            <w:szCs w:val="32"/>
            <w:rtl/>
            <w:lang w:bidi="fa-IR"/>
          </w:rPr>
          <w:t xml:space="preserve">  نوشته میشود...</w:t>
        </w:r>
      </w:ins>
    </w:p>
    <w:p w14:paraId="2EEA3B1A" w14:textId="5B902ACC" w:rsidR="00CF2945" w:rsidRDefault="00CF2945" w:rsidP="00E96672">
      <w:pPr>
        <w:rPr>
          <w:ins w:id="189" w:author="sina maarefi" w:date="2022-07-24T11:16:00Z"/>
          <w:rFonts w:cs="2  Titr"/>
          <w:sz w:val="32"/>
          <w:szCs w:val="32"/>
          <w:rtl/>
          <w:lang w:bidi="fa-IR"/>
        </w:rPr>
      </w:pPr>
      <w:ins w:id="190" w:author="sina maarefi" w:date="2022-07-24T11:15:00Z">
        <w:r>
          <w:rPr>
            <w:rFonts w:cs="2  Titr" w:hint="cs"/>
            <w:sz w:val="32"/>
            <w:szCs w:val="32"/>
            <w:rtl/>
            <w:lang w:bidi="fa-IR"/>
          </w:rPr>
          <w:lastRenderedPageBreak/>
          <w:t xml:space="preserve">بعد گفته به خودی خود تگ </w:t>
        </w:r>
        <w:r>
          <w:rPr>
            <w:rFonts w:cs="2  Titr"/>
            <w:sz w:val="32"/>
            <w:szCs w:val="32"/>
            <w:lang w:bidi="fa-IR"/>
          </w:rPr>
          <w:t>canvas</w:t>
        </w:r>
        <w:r>
          <w:rPr>
            <w:rFonts w:cs="2  Titr" w:hint="cs"/>
            <w:sz w:val="32"/>
            <w:szCs w:val="32"/>
            <w:rtl/>
            <w:lang w:bidi="fa-IR"/>
          </w:rPr>
          <w:t xml:space="preserve">  قابلیت رسم </w:t>
        </w:r>
      </w:ins>
      <w:ins w:id="191" w:author="sina maarefi" w:date="2022-07-24T11:16:00Z">
        <w:r>
          <w:rPr>
            <w:rFonts w:cs="2  Titr" w:hint="cs"/>
            <w:sz w:val="32"/>
            <w:szCs w:val="32"/>
            <w:rtl/>
            <w:lang w:bidi="fa-IR"/>
          </w:rPr>
          <w:t>شکل های گرافییک رو ندارد....شما باید از اسکریپت استفاده کنی تا بتونی شکل های گرافیکی رو رسم کنی....</w:t>
        </w:r>
      </w:ins>
    </w:p>
    <w:p w14:paraId="44C6C5C7" w14:textId="52863B0D" w:rsidR="00CF2945" w:rsidRDefault="00CF2945" w:rsidP="00E96672">
      <w:pPr>
        <w:rPr>
          <w:ins w:id="192" w:author="sina maarefi" w:date="2022-07-24T11:16:00Z"/>
          <w:rFonts w:cs="2  Titr"/>
          <w:sz w:val="32"/>
          <w:szCs w:val="32"/>
          <w:rtl/>
          <w:lang w:bidi="fa-IR"/>
        </w:rPr>
      </w:pPr>
      <w:ins w:id="193" w:author="sina maarefi" w:date="2022-07-24T11:16:00Z">
        <w:r>
          <w:rPr>
            <w:noProof/>
          </w:rPr>
          <w:drawing>
            <wp:inline distT="0" distB="0" distL="0" distR="0" wp14:anchorId="048DA8C0" wp14:editId="2AEF528C">
              <wp:extent cx="5731510" cy="14058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05890"/>
                      </a:xfrm>
                      <a:prstGeom prst="rect">
                        <a:avLst/>
                      </a:prstGeom>
                    </pic:spPr>
                  </pic:pic>
                </a:graphicData>
              </a:graphic>
            </wp:inline>
          </w:drawing>
        </w:r>
      </w:ins>
    </w:p>
    <w:p w14:paraId="02944AA0" w14:textId="6602AD97" w:rsidR="00CF2945" w:rsidRDefault="00CF2945" w:rsidP="00E96672">
      <w:pPr>
        <w:rPr>
          <w:ins w:id="194" w:author="sina maarefi" w:date="2022-07-24T11:16:00Z"/>
          <w:rFonts w:cs="2  Titr"/>
          <w:sz w:val="32"/>
          <w:szCs w:val="32"/>
          <w:rtl/>
          <w:lang w:bidi="fa-IR"/>
        </w:rPr>
      </w:pPr>
    </w:p>
    <w:p w14:paraId="0FCA77AA" w14:textId="7525C40D" w:rsidR="00CF2945" w:rsidRDefault="00CF2945" w:rsidP="00E96672">
      <w:pPr>
        <w:rPr>
          <w:ins w:id="195" w:author="sina maarefi" w:date="2022-07-24T11:17:00Z"/>
          <w:rFonts w:cs="2  Titr"/>
          <w:sz w:val="32"/>
          <w:szCs w:val="32"/>
          <w:rtl/>
          <w:lang w:bidi="fa-IR"/>
        </w:rPr>
      </w:pPr>
      <w:ins w:id="196" w:author="sina maarefi" w:date="2022-07-24T11:16:00Z">
        <w:r>
          <w:rPr>
            <w:rFonts w:cs="2  Titr" w:hint="cs"/>
            <w:sz w:val="32"/>
            <w:szCs w:val="32"/>
            <w:rtl/>
            <w:lang w:bidi="fa-IR"/>
          </w:rPr>
          <w:t xml:space="preserve">در ادامه گفته متود </w:t>
        </w:r>
        <w:proofErr w:type="spellStart"/>
        <w:r>
          <w:rPr>
            <w:rFonts w:cs="2  Titr"/>
            <w:sz w:val="32"/>
            <w:szCs w:val="32"/>
            <w:lang w:bidi="fa-IR"/>
          </w:rPr>
          <w:t>getcontext</w:t>
        </w:r>
        <w:proofErr w:type="spellEnd"/>
        <w:r>
          <w:rPr>
            <w:rFonts w:cs="2  Titr" w:hint="cs"/>
            <w:sz w:val="32"/>
            <w:szCs w:val="32"/>
            <w:rtl/>
            <w:lang w:bidi="fa-IR"/>
          </w:rPr>
          <w:t>......میاد برای شما یک آبجکتی برمیگردونه که اون آبجکت شامل یک سری متود و یک سری پراپرتی می باشد که برای رسم شکل به کار میر</w:t>
        </w:r>
      </w:ins>
      <w:ins w:id="197" w:author="sina maarefi" w:date="2022-07-24T11:17:00Z">
        <w:r>
          <w:rPr>
            <w:rFonts w:cs="2  Titr" w:hint="cs"/>
            <w:sz w:val="32"/>
            <w:szCs w:val="32"/>
            <w:rtl/>
            <w:lang w:bidi="fa-IR"/>
          </w:rPr>
          <w:t>ود....</w:t>
        </w:r>
      </w:ins>
    </w:p>
    <w:p w14:paraId="44DF1ADD" w14:textId="36E01458" w:rsidR="00CF2945" w:rsidRDefault="00CF2945" w:rsidP="00E96672">
      <w:pPr>
        <w:rPr>
          <w:ins w:id="198" w:author="sina maarefi" w:date="2022-07-24T11:17:00Z"/>
          <w:rFonts w:cs="2  Titr"/>
          <w:sz w:val="32"/>
          <w:szCs w:val="32"/>
          <w:rtl/>
          <w:lang w:bidi="fa-IR"/>
        </w:rPr>
      </w:pPr>
      <w:ins w:id="199" w:author="sina maarefi" w:date="2022-07-24T11:17:00Z">
        <w:r>
          <w:rPr>
            <w:rFonts w:cs="2  Titr" w:hint="cs"/>
            <w:sz w:val="32"/>
            <w:szCs w:val="32"/>
            <w:rtl/>
            <w:lang w:bidi="fa-IR"/>
          </w:rPr>
          <w:t xml:space="preserve">بعد گفته در این بخش میخایم به حالت </w:t>
        </w:r>
        <w:r>
          <w:rPr>
            <w:rFonts w:cs="2  Titr"/>
            <w:sz w:val="32"/>
            <w:szCs w:val="32"/>
            <w:lang w:bidi="fa-IR"/>
          </w:rPr>
          <w:t>2d</w:t>
        </w:r>
        <w:r>
          <w:rPr>
            <w:rFonts w:cs="2  Titr" w:hint="cs"/>
            <w:sz w:val="32"/>
            <w:szCs w:val="32"/>
            <w:rtl/>
            <w:lang w:bidi="fa-IR"/>
          </w:rPr>
          <w:t xml:space="preserve">  بپردازیم که میشه باهاش خط و متن و باکس و دایره و سایر شکل های دو بعدی رسم کرد...</w:t>
        </w:r>
      </w:ins>
    </w:p>
    <w:p w14:paraId="4D7954DA" w14:textId="760A13E2" w:rsidR="00CF2945" w:rsidRDefault="00BF44B0" w:rsidP="00E96672">
      <w:pPr>
        <w:rPr>
          <w:ins w:id="200" w:author="sina maarefi" w:date="2022-07-24T11:17:00Z"/>
          <w:rFonts w:cs="2  Titr"/>
          <w:sz w:val="32"/>
          <w:szCs w:val="32"/>
          <w:rtl/>
          <w:lang w:bidi="fa-IR"/>
        </w:rPr>
      </w:pPr>
      <w:ins w:id="201" w:author="sina maarefi" w:date="2022-07-24T11:17:00Z">
        <w:r>
          <w:rPr>
            <w:noProof/>
          </w:rPr>
          <w:drawing>
            <wp:inline distT="0" distB="0" distL="0" distR="0" wp14:anchorId="5B9D185C" wp14:editId="34BC5C50">
              <wp:extent cx="4467225" cy="828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225" cy="828675"/>
                      </a:xfrm>
                      <a:prstGeom prst="rect">
                        <a:avLst/>
                      </a:prstGeom>
                    </pic:spPr>
                  </pic:pic>
                </a:graphicData>
              </a:graphic>
            </wp:inline>
          </w:drawing>
        </w:r>
      </w:ins>
    </w:p>
    <w:p w14:paraId="7BA9BD35" w14:textId="3719319B" w:rsidR="00BF44B0" w:rsidRDefault="00BF44B0" w:rsidP="00E96672">
      <w:pPr>
        <w:rPr>
          <w:ins w:id="202" w:author="sina maarefi" w:date="2022-07-24T11:17:00Z"/>
          <w:rFonts w:cs="2  Titr"/>
          <w:sz w:val="32"/>
          <w:szCs w:val="32"/>
          <w:rtl/>
          <w:lang w:bidi="fa-IR"/>
        </w:rPr>
      </w:pPr>
    </w:p>
    <w:p w14:paraId="5C90DBFA" w14:textId="6103FD06" w:rsidR="00BF44B0" w:rsidRDefault="00BF44B0" w:rsidP="00E96672">
      <w:pPr>
        <w:rPr>
          <w:ins w:id="203" w:author="sina maarefi" w:date="2022-07-24T11:18:00Z"/>
          <w:rFonts w:cs="2  Titr"/>
          <w:sz w:val="32"/>
          <w:szCs w:val="32"/>
          <w:rtl/>
          <w:lang w:bidi="fa-IR"/>
        </w:rPr>
      </w:pPr>
      <w:ins w:id="204" w:author="sina maarefi" w:date="2022-07-24T11:17:00Z">
        <w:r>
          <w:rPr>
            <w:rFonts w:cs="2  Titr" w:hint="cs"/>
            <w:sz w:val="32"/>
            <w:szCs w:val="32"/>
            <w:rtl/>
            <w:lang w:bidi="fa-IR"/>
          </w:rPr>
          <w:t>پس تا خط دوم الان ...یک آبجکتی به ما برگرد</w:t>
        </w:r>
      </w:ins>
      <w:ins w:id="205" w:author="sina maarefi" w:date="2022-07-24T11:18:00Z">
        <w:r>
          <w:rPr>
            <w:rFonts w:cs="2  Titr" w:hint="cs"/>
            <w:sz w:val="32"/>
            <w:szCs w:val="32"/>
            <w:rtl/>
            <w:lang w:bidi="fa-IR"/>
          </w:rPr>
          <w:t>ونده که یک سری پراپرتی و متود داره....</w:t>
        </w:r>
      </w:ins>
    </w:p>
    <w:p w14:paraId="710EBB60" w14:textId="382DA027" w:rsidR="00BF44B0" w:rsidRDefault="00BF44B0" w:rsidP="00E96672">
      <w:pPr>
        <w:rPr>
          <w:ins w:id="206" w:author="sina maarefi" w:date="2022-07-24T11:18:00Z"/>
          <w:rFonts w:cs="2  Titr"/>
          <w:sz w:val="32"/>
          <w:szCs w:val="32"/>
          <w:rtl/>
          <w:lang w:bidi="fa-IR"/>
        </w:rPr>
      </w:pPr>
      <w:ins w:id="207" w:author="sina maarefi" w:date="2022-07-24T11:18:00Z">
        <w:r>
          <w:rPr>
            <w:rFonts w:cs="2  Titr" w:hint="cs"/>
            <w:sz w:val="32"/>
            <w:szCs w:val="32"/>
            <w:rtl/>
            <w:lang w:bidi="fa-IR"/>
          </w:rPr>
          <w:t>خوب این دو خط آخر انگار پراپرتی ها می باشد....</w:t>
        </w:r>
      </w:ins>
    </w:p>
    <w:p w14:paraId="4965CA97" w14:textId="6AEA6A05" w:rsidR="00BF44B0" w:rsidRDefault="00BF44B0" w:rsidP="00E96672">
      <w:pPr>
        <w:rPr>
          <w:ins w:id="208" w:author="sina maarefi" w:date="2022-07-24T11:18:00Z"/>
          <w:rFonts w:cs="2  Titr"/>
          <w:sz w:val="32"/>
          <w:szCs w:val="32"/>
          <w:rtl/>
          <w:lang w:bidi="fa-IR"/>
        </w:rPr>
      </w:pPr>
      <w:ins w:id="209" w:author="sina maarefi" w:date="2022-07-24T11:18:00Z">
        <w:r>
          <w:rPr>
            <w:noProof/>
          </w:rPr>
          <w:drawing>
            <wp:inline distT="0" distB="0" distL="0" distR="0" wp14:anchorId="7E0C3270" wp14:editId="0B4CD691">
              <wp:extent cx="5731510" cy="3022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2260"/>
                      </a:xfrm>
                      <a:prstGeom prst="rect">
                        <a:avLst/>
                      </a:prstGeom>
                    </pic:spPr>
                  </pic:pic>
                </a:graphicData>
              </a:graphic>
            </wp:inline>
          </w:drawing>
        </w:r>
      </w:ins>
    </w:p>
    <w:p w14:paraId="3DF22C4A" w14:textId="6E496F1C" w:rsidR="00BF44B0" w:rsidRDefault="00BF44B0" w:rsidP="00E96672">
      <w:pPr>
        <w:rPr>
          <w:ins w:id="210" w:author="sina maarefi" w:date="2022-07-24T11:18:00Z"/>
          <w:rFonts w:cs="2  Titr"/>
          <w:sz w:val="32"/>
          <w:szCs w:val="32"/>
          <w:rtl/>
          <w:lang w:bidi="fa-IR"/>
        </w:rPr>
      </w:pPr>
    </w:p>
    <w:p w14:paraId="123876C4" w14:textId="59503E4C" w:rsidR="00BF44B0" w:rsidRDefault="00BF44B0" w:rsidP="00E96672">
      <w:pPr>
        <w:rPr>
          <w:ins w:id="211" w:author="sina maarefi" w:date="2022-07-24T11:19:00Z"/>
          <w:rFonts w:cs="2  Titr"/>
          <w:sz w:val="32"/>
          <w:szCs w:val="32"/>
          <w:rtl/>
          <w:lang w:bidi="fa-IR"/>
        </w:rPr>
      </w:pPr>
      <w:ins w:id="212" w:author="sina maarefi" w:date="2022-07-24T11:18:00Z">
        <w:r>
          <w:rPr>
            <w:rFonts w:cs="2  Titr" w:hint="cs"/>
            <w:sz w:val="32"/>
            <w:szCs w:val="32"/>
            <w:rtl/>
            <w:lang w:bidi="fa-IR"/>
          </w:rPr>
          <w:t>می</w:t>
        </w:r>
      </w:ins>
      <w:ins w:id="213" w:author="sina maarefi" w:date="2022-07-24T11:19:00Z">
        <w:r>
          <w:rPr>
            <w:rFonts w:cs="2  Titr" w:hint="cs"/>
            <w:sz w:val="32"/>
            <w:szCs w:val="32"/>
            <w:rtl/>
            <w:lang w:bidi="fa-IR"/>
          </w:rPr>
          <w:t>گه رنگ داخل اون شکل دو بعدی رو به شما برمیگردونه....</w:t>
        </w:r>
      </w:ins>
    </w:p>
    <w:p w14:paraId="7672CBB0" w14:textId="1795146F" w:rsidR="00BF44B0" w:rsidRDefault="00F210D2" w:rsidP="00E96672">
      <w:pPr>
        <w:rPr>
          <w:ins w:id="214" w:author="sina maarefi" w:date="2022-07-24T11:19:00Z"/>
          <w:rFonts w:cs="2  Titr"/>
          <w:sz w:val="32"/>
          <w:szCs w:val="32"/>
          <w:rtl/>
          <w:lang w:bidi="fa-IR"/>
        </w:rPr>
      </w:pPr>
      <w:ins w:id="215" w:author="sina maarefi" w:date="2022-07-24T11:19:00Z">
        <w:r>
          <w:rPr>
            <w:noProof/>
          </w:rPr>
          <w:drawing>
            <wp:inline distT="0" distB="0" distL="0" distR="0" wp14:anchorId="4DFE48E8" wp14:editId="0599CD58">
              <wp:extent cx="5731510" cy="2927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2735"/>
                      </a:xfrm>
                      <a:prstGeom prst="rect">
                        <a:avLst/>
                      </a:prstGeom>
                    </pic:spPr>
                  </pic:pic>
                </a:graphicData>
              </a:graphic>
            </wp:inline>
          </w:drawing>
        </w:r>
      </w:ins>
    </w:p>
    <w:p w14:paraId="4D3DA38A" w14:textId="6A09FBCF" w:rsidR="00F210D2" w:rsidRDefault="00F210D2" w:rsidP="00E96672">
      <w:pPr>
        <w:rPr>
          <w:ins w:id="216" w:author="sina maarefi" w:date="2022-07-24T11:19:00Z"/>
          <w:rFonts w:cs="2  Titr"/>
          <w:sz w:val="32"/>
          <w:szCs w:val="32"/>
          <w:rtl/>
          <w:lang w:bidi="fa-IR"/>
        </w:rPr>
      </w:pPr>
    </w:p>
    <w:p w14:paraId="1C0E166F" w14:textId="1A053998" w:rsidR="00F210D2" w:rsidRDefault="00F210D2" w:rsidP="00E96672">
      <w:pPr>
        <w:rPr>
          <w:ins w:id="217" w:author="sina maarefi" w:date="2022-07-24T11:19:00Z"/>
          <w:rFonts w:cs="2  Titr"/>
          <w:sz w:val="32"/>
          <w:szCs w:val="32"/>
          <w:rtl/>
          <w:lang w:bidi="fa-IR"/>
        </w:rPr>
      </w:pPr>
      <w:ins w:id="218" w:author="sina maarefi" w:date="2022-07-24T11:19:00Z">
        <w:r>
          <w:rPr>
            <w:rFonts w:cs="2  Titr" w:hint="cs"/>
            <w:sz w:val="32"/>
            <w:szCs w:val="32"/>
            <w:rtl/>
            <w:lang w:bidi="fa-IR"/>
          </w:rPr>
          <w:t xml:space="preserve">گفته فونت اون متن های داخل </w:t>
        </w:r>
        <w:r>
          <w:rPr>
            <w:rFonts w:cs="2  Titr"/>
            <w:sz w:val="32"/>
            <w:szCs w:val="32"/>
            <w:lang w:bidi="fa-IR"/>
          </w:rPr>
          <w:t>canvas</w:t>
        </w:r>
        <w:r>
          <w:rPr>
            <w:rFonts w:cs="2  Titr" w:hint="cs"/>
            <w:sz w:val="32"/>
            <w:szCs w:val="32"/>
            <w:rtl/>
            <w:lang w:bidi="fa-IR"/>
          </w:rPr>
          <w:t xml:space="preserve">  رو بر میگردونه....</w:t>
        </w:r>
      </w:ins>
    </w:p>
    <w:p w14:paraId="557F2A39" w14:textId="53A7D4A5" w:rsidR="00F210D2" w:rsidRDefault="008A2355" w:rsidP="00E96672">
      <w:pPr>
        <w:rPr>
          <w:ins w:id="219" w:author="sina maarefi" w:date="2022-07-24T11:19:00Z"/>
          <w:rFonts w:cs="2  Titr"/>
          <w:sz w:val="32"/>
          <w:szCs w:val="32"/>
          <w:rtl/>
          <w:lang w:bidi="fa-IR"/>
        </w:rPr>
      </w:pPr>
      <w:ins w:id="220" w:author="sina maarefi" w:date="2022-07-24T11:19:00Z">
        <w:r>
          <w:rPr>
            <w:noProof/>
          </w:rPr>
          <w:drawing>
            <wp:inline distT="0" distB="0" distL="0" distR="0" wp14:anchorId="1135C7C7" wp14:editId="573DC5AE">
              <wp:extent cx="3009900" cy="428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9900" cy="428625"/>
                      </a:xfrm>
                      <a:prstGeom prst="rect">
                        <a:avLst/>
                      </a:prstGeom>
                    </pic:spPr>
                  </pic:pic>
                </a:graphicData>
              </a:graphic>
            </wp:inline>
          </w:drawing>
        </w:r>
      </w:ins>
    </w:p>
    <w:p w14:paraId="689591DC" w14:textId="5B9C5A0B" w:rsidR="008A2355" w:rsidRDefault="008A2355" w:rsidP="00E96672">
      <w:pPr>
        <w:rPr>
          <w:ins w:id="221" w:author="sina maarefi" w:date="2022-07-24T11:19:00Z"/>
          <w:rFonts w:cs="2  Titr"/>
          <w:sz w:val="32"/>
          <w:szCs w:val="32"/>
          <w:rtl/>
          <w:lang w:bidi="fa-IR"/>
        </w:rPr>
      </w:pPr>
    </w:p>
    <w:p w14:paraId="18375162" w14:textId="3DC4C385" w:rsidR="008A2355" w:rsidRDefault="008A2355" w:rsidP="00E96672">
      <w:pPr>
        <w:rPr>
          <w:ins w:id="222" w:author="sina maarefi" w:date="2022-07-24T11:20:00Z"/>
          <w:rFonts w:cs="2  Titr"/>
          <w:sz w:val="32"/>
          <w:szCs w:val="32"/>
          <w:rtl/>
          <w:lang w:bidi="fa-IR"/>
        </w:rPr>
      </w:pPr>
      <w:ins w:id="223" w:author="sina maarefi" w:date="2022-07-24T11:19:00Z">
        <w:r>
          <w:rPr>
            <w:rFonts w:cs="2  Titr" w:hint="cs"/>
            <w:sz w:val="32"/>
            <w:szCs w:val="32"/>
            <w:rtl/>
            <w:lang w:bidi="fa-IR"/>
          </w:rPr>
          <w:t xml:space="preserve">نکته ی جالب </w:t>
        </w:r>
      </w:ins>
      <w:ins w:id="224" w:author="sina maarefi" w:date="2022-07-24T11:20:00Z">
        <w:r>
          <w:rPr>
            <w:rFonts w:cs="2  Titr" w:hint="cs"/>
            <w:sz w:val="32"/>
            <w:szCs w:val="32"/>
            <w:rtl/>
            <w:lang w:bidi="fa-IR"/>
          </w:rPr>
          <w:t xml:space="preserve">....یکی اینکه هر دو مقدارشون به صورت یک استرینگه...انگار یک مقدار </w:t>
        </w:r>
        <w:proofErr w:type="spellStart"/>
        <w:r>
          <w:rPr>
            <w:rFonts w:cs="2  Titr"/>
            <w:sz w:val="32"/>
            <w:szCs w:val="32"/>
            <w:lang w:bidi="fa-IR"/>
          </w:rPr>
          <w:t>css</w:t>
        </w:r>
        <w:proofErr w:type="spellEnd"/>
        <w:r>
          <w:rPr>
            <w:rFonts w:cs="2  Titr" w:hint="cs"/>
            <w:sz w:val="32"/>
            <w:szCs w:val="32"/>
            <w:rtl/>
            <w:lang w:bidi="fa-IR"/>
          </w:rPr>
          <w:t xml:space="preserve">  رو وارد استرینگ کرده...</w:t>
        </w:r>
      </w:ins>
    </w:p>
    <w:p w14:paraId="408D98DD" w14:textId="187832C4" w:rsidR="008A2355" w:rsidRDefault="008A2355" w:rsidP="00E96672">
      <w:pPr>
        <w:rPr>
          <w:ins w:id="225" w:author="sina maarefi" w:date="2022-07-24T11:21:00Z"/>
          <w:rFonts w:cs="2  Titr"/>
          <w:sz w:val="32"/>
          <w:szCs w:val="32"/>
          <w:rtl/>
          <w:lang w:bidi="fa-IR"/>
        </w:rPr>
      </w:pPr>
      <w:ins w:id="226" w:author="sina maarefi" w:date="2022-07-24T11:20:00Z">
        <w:r>
          <w:rPr>
            <w:rFonts w:cs="2  Titr" w:hint="cs"/>
            <w:sz w:val="32"/>
            <w:szCs w:val="32"/>
            <w:rtl/>
            <w:lang w:bidi="fa-IR"/>
          </w:rPr>
          <w:t>پس تا الان گفته رنگش این باشه...فونتش هم این باشه ..هنوز چیزی رسم نکرده..یعنی مثلا نگفته یک مستطیل بکش...</w:t>
        </w:r>
      </w:ins>
    </w:p>
    <w:p w14:paraId="5640504F" w14:textId="1610F36E" w:rsidR="008A2355" w:rsidRDefault="008A2355" w:rsidP="00E96672">
      <w:pPr>
        <w:rPr>
          <w:ins w:id="227" w:author="sina maarefi" w:date="2022-07-24T11:20:00Z"/>
          <w:rFonts w:cs="2  Titr"/>
          <w:sz w:val="32"/>
          <w:szCs w:val="32"/>
          <w:rtl/>
          <w:lang w:bidi="fa-IR"/>
        </w:rPr>
      </w:pPr>
      <w:ins w:id="228" w:author="sina maarefi" w:date="2022-07-24T11:21:00Z">
        <w:r>
          <w:rPr>
            <w:rFonts w:cs="2  Titr" w:hint="cs"/>
            <w:sz w:val="32"/>
            <w:szCs w:val="32"/>
            <w:rtl/>
            <w:lang w:bidi="fa-IR"/>
          </w:rPr>
          <w:t xml:space="preserve">نظر خودم رو اگر بخای به نظرم نیازی به استفاده از </w:t>
        </w:r>
        <w:r>
          <w:rPr>
            <w:rFonts w:cs="2  Titr"/>
            <w:sz w:val="32"/>
            <w:szCs w:val="32"/>
            <w:lang w:bidi="fa-IR"/>
          </w:rPr>
          <w:t>canvas</w:t>
        </w:r>
        <w:r>
          <w:rPr>
            <w:rFonts w:cs="2  Titr" w:hint="cs"/>
            <w:sz w:val="32"/>
            <w:szCs w:val="32"/>
            <w:rtl/>
            <w:lang w:bidi="fa-IR"/>
          </w:rPr>
          <w:t xml:space="preserve">  نیست...</w:t>
        </w:r>
      </w:ins>
    </w:p>
    <w:p w14:paraId="0CB4CF65" w14:textId="6FDDC08D" w:rsidR="008A2355" w:rsidRDefault="008A2355">
      <w:pPr>
        <w:jc w:val="center"/>
        <w:rPr>
          <w:ins w:id="229" w:author="sina maarefi" w:date="2022-07-24T11:21:00Z"/>
          <w:rFonts w:cs="2  Titr"/>
          <w:sz w:val="32"/>
          <w:szCs w:val="32"/>
          <w:rtl/>
          <w:lang w:bidi="fa-IR"/>
        </w:rPr>
        <w:pPrChange w:id="230" w:author="sina maarefi" w:date="2022-07-24T11:21:00Z">
          <w:pPr/>
        </w:pPrChange>
      </w:pPr>
      <w:ins w:id="231" w:author="sina maarefi" w:date="2022-07-24T11:21:00Z">
        <w:r>
          <w:rPr>
            <w:noProof/>
          </w:rPr>
          <w:drawing>
            <wp:inline distT="0" distB="0" distL="0" distR="0" wp14:anchorId="3440A3C3" wp14:editId="2ED7402A">
              <wp:extent cx="5038725" cy="895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8725" cy="895350"/>
                      </a:xfrm>
                      <a:prstGeom prst="rect">
                        <a:avLst/>
                      </a:prstGeom>
                    </pic:spPr>
                  </pic:pic>
                </a:graphicData>
              </a:graphic>
            </wp:inline>
          </w:drawing>
        </w:r>
      </w:ins>
    </w:p>
    <w:p w14:paraId="2930C5EE" w14:textId="05969C6D" w:rsidR="008A2355" w:rsidRDefault="008A2355" w:rsidP="00E96672">
      <w:pPr>
        <w:rPr>
          <w:ins w:id="232" w:author="sina maarefi" w:date="2022-07-24T11:21:00Z"/>
          <w:rFonts w:cs="2  Titr"/>
          <w:sz w:val="32"/>
          <w:szCs w:val="32"/>
          <w:rtl/>
          <w:lang w:bidi="fa-IR"/>
        </w:rPr>
      </w:pPr>
    </w:p>
    <w:p w14:paraId="7DFBC465" w14:textId="2A3803F2" w:rsidR="008A2355" w:rsidRDefault="005364CF" w:rsidP="00E96672">
      <w:pPr>
        <w:rPr>
          <w:ins w:id="233" w:author="sina maarefi" w:date="2022-07-24T11:22:00Z"/>
          <w:rFonts w:cs="2  Titr"/>
          <w:sz w:val="32"/>
          <w:szCs w:val="32"/>
          <w:rtl/>
          <w:lang w:bidi="fa-IR"/>
        </w:rPr>
      </w:pPr>
      <w:ins w:id="234" w:author="sina maarefi" w:date="2022-07-24T11:21:00Z">
        <w:r>
          <w:rPr>
            <w:rFonts w:cs="2  Titr" w:hint="cs"/>
            <w:sz w:val="32"/>
            <w:szCs w:val="32"/>
            <w:rtl/>
            <w:lang w:bidi="fa-IR"/>
          </w:rPr>
          <w:t xml:space="preserve">4 تا متغیر </w:t>
        </w:r>
      </w:ins>
      <w:ins w:id="235" w:author="sina maarefi" w:date="2022-07-24T11:22:00Z">
        <w:r>
          <w:rPr>
            <w:rFonts w:cs="2  Titr" w:hint="cs"/>
            <w:sz w:val="32"/>
            <w:szCs w:val="32"/>
            <w:rtl/>
            <w:lang w:bidi="fa-IR"/>
          </w:rPr>
          <w:t xml:space="preserve">تعریف کرده که 4 تگ </w:t>
        </w:r>
        <w:r>
          <w:rPr>
            <w:rFonts w:cs="2  Titr"/>
            <w:sz w:val="32"/>
            <w:szCs w:val="32"/>
            <w:lang w:bidi="fa-IR"/>
          </w:rPr>
          <w:t>html</w:t>
        </w:r>
        <w:r>
          <w:rPr>
            <w:rFonts w:cs="2  Titr" w:hint="cs"/>
            <w:sz w:val="32"/>
            <w:szCs w:val="32"/>
            <w:rtl/>
            <w:lang w:bidi="fa-IR"/>
          </w:rPr>
          <w:t xml:space="preserve">  رو برمیگردونه...</w:t>
        </w:r>
      </w:ins>
    </w:p>
    <w:p w14:paraId="41FC2817" w14:textId="46C3EE1E" w:rsidR="005364CF" w:rsidRDefault="00F96687" w:rsidP="00E96672">
      <w:pPr>
        <w:rPr>
          <w:ins w:id="236" w:author="sina maarefi" w:date="2022-07-24T11:22:00Z"/>
          <w:rFonts w:cs="2  Titr"/>
          <w:sz w:val="32"/>
          <w:szCs w:val="32"/>
          <w:rtl/>
          <w:lang w:bidi="fa-IR"/>
        </w:rPr>
      </w:pPr>
      <w:ins w:id="237" w:author="sina maarefi" w:date="2022-07-24T11:22:00Z">
        <w:r>
          <w:rPr>
            <w:noProof/>
          </w:rPr>
          <w:lastRenderedPageBreak/>
          <w:drawing>
            <wp:inline distT="0" distB="0" distL="0" distR="0" wp14:anchorId="4130320F" wp14:editId="0933EF7A">
              <wp:extent cx="5731510" cy="1317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317625"/>
                      </a:xfrm>
                      <a:prstGeom prst="rect">
                        <a:avLst/>
                      </a:prstGeom>
                    </pic:spPr>
                  </pic:pic>
                </a:graphicData>
              </a:graphic>
            </wp:inline>
          </w:drawing>
        </w:r>
      </w:ins>
    </w:p>
    <w:p w14:paraId="6592DBD9" w14:textId="7A18D5B6" w:rsidR="00F96687" w:rsidRDefault="00F96687" w:rsidP="00E96672">
      <w:pPr>
        <w:rPr>
          <w:ins w:id="238" w:author="sina maarefi" w:date="2022-07-24T11:22:00Z"/>
          <w:rFonts w:cs="2  Titr"/>
          <w:sz w:val="32"/>
          <w:szCs w:val="32"/>
          <w:rtl/>
          <w:lang w:bidi="fa-IR"/>
        </w:rPr>
      </w:pPr>
    </w:p>
    <w:p w14:paraId="25CB9471" w14:textId="27697034" w:rsidR="00F96687" w:rsidRDefault="00F96687" w:rsidP="00E96672">
      <w:pPr>
        <w:rPr>
          <w:ins w:id="239" w:author="sina maarefi" w:date="2022-07-24T11:22:00Z"/>
          <w:rFonts w:cs="2  Titr"/>
          <w:sz w:val="32"/>
          <w:szCs w:val="32"/>
          <w:rtl/>
          <w:lang w:bidi="fa-IR"/>
        </w:rPr>
      </w:pPr>
      <w:ins w:id="240" w:author="sina maarefi" w:date="2022-07-24T11:22:00Z">
        <w:r>
          <w:rPr>
            <w:rFonts w:cs="2  Titr" w:hint="cs"/>
            <w:sz w:val="32"/>
            <w:szCs w:val="32"/>
            <w:rtl/>
            <w:lang w:bidi="fa-IR"/>
          </w:rPr>
          <w:t>خوب از اینجاش جالب میشه..</w:t>
        </w:r>
      </w:ins>
    </w:p>
    <w:p w14:paraId="1302351D" w14:textId="633C5218" w:rsidR="00F96687" w:rsidRDefault="00E51AA6" w:rsidP="00E96672">
      <w:pPr>
        <w:rPr>
          <w:ins w:id="241" w:author="sina maarefi" w:date="2022-07-24T11:22:00Z"/>
          <w:rFonts w:cs="2  Titr"/>
          <w:sz w:val="32"/>
          <w:szCs w:val="32"/>
          <w:rtl/>
          <w:lang w:bidi="fa-IR"/>
        </w:rPr>
      </w:pPr>
      <w:ins w:id="242" w:author="sina maarefi" w:date="2022-07-24T11:22:00Z">
        <w:r>
          <w:rPr>
            <w:noProof/>
          </w:rPr>
          <w:drawing>
            <wp:inline distT="0" distB="0" distL="0" distR="0" wp14:anchorId="4AF3EBDC" wp14:editId="40D3A55D">
              <wp:extent cx="5731510" cy="1930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3040"/>
                      </a:xfrm>
                      <a:prstGeom prst="rect">
                        <a:avLst/>
                      </a:prstGeom>
                    </pic:spPr>
                  </pic:pic>
                </a:graphicData>
              </a:graphic>
            </wp:inline>
          </w:drawing>
        </w:r>
      </w:ins>
    </w:p>
    <w:p w14:paraId="1C265BE1" w14:textId="11E73C2D" w:rsidR="00E51AA6" w:rsidRDefault="00E51AA6" w:rsidP="00E96672">
      <w:pPr>
        <w:rPr>
          <w:ins w:id="243" w:author="sina maarefi" w:date="2022-07-24T11:22:00Z"/>
          <w:rFonts w:cs="2  Titr"/>
          <w:sz w:val="32"/>
          <w:szCs w:val="32"/>
          <w:rtl/>
          <w:lang w:bidi="fa-IR"/>
        </w:rPr>
      </w:pPr>
    </w:p>
    <w:p w14:paraId="6EFC39B3" w14:textId="512C2412" w:rsidR="00E51AA6" w:rsidRDefault="00E51AA6" w:rsidP="00E96672">
      <w:pPr>
        <w:rPr>
          <w:ins w:id="244" w:author="sina maarefi" w:date="2022-07-24T11:23:00Z"/>
          <w:rFonts w:cs="2  Titr"/>
          <w:sz w:val="32"/>
          <w:szCs w:val="32"/>
          <w:rtl/>
          <w:lang w:bidi="fa-IR"/>
        </w:rPr>
      </w:pPr>
      <w:ins w:id="245" w:author="sina maarefi" w:date="2022-07-24T11:22:00Z">
        <w:r>
          <w:rPr>
            <w:rFonts w:cs="2  Titr" w:hint="cs"/>
            <w:sz w:val="32"/>
            <w:szCs w:val="32"/>
            <w:rtl/>
            <w:lang w:bidi="fa-IR"/>
          </w:rPr>
          <w:t>یک متغیر تعریف کرده به صورت آرایه که شام</w:t>
        </w:r>
      </w:ins>
      <w:ins w:id="246" w:author="sina maarefi" w:date="2022-07-24T11:23:00Z">
        <w:r>
          <w:rPr>
            <w:rFonts w:cs="2  Titr" w:hint="cs"/>
            <w:sz w:val="32"/>
            <w:szCs w:val="32"/>
            <w:rtl/>
            <w:lang w:bidi="fa-IR"/>
          </w:rPr>
          <w:t>ل 32 کاراکتر الفبایی و حروف 1 تا 9 می باشد...حالا حروف باید داخل استرینگ باشند توش هیچ شکی نیست..اما اینکه اعداد نیز داخل استرینگ هستند هم جالبه...باید بیشتر در ادامه بررسی کنیم:</w:t>
        </w:r>
      </w:ins>
    </w:p>
    <w:p w14:paraId="2570B7E8" w14:textId="4FBC7166" w:rsidR="00E51AA6" w:rsidRDefault="00A34105" w:rsidP="00E96672">
      <w:pPr>
        <w:rPr>
          <w:ins w:id="247" w:author="sina maarefi" w:date="2022-07-24T11:24:00Z"/>
          <w:rFonts w:cs="2  Titr"/>
          <w:sz w:val="32"/>
          <w:szCs w:val="32"/>
          <w:rtl/>
          <w:lang w:bidi="fa-IR"/>
        </w:rPr>
      </w:pPr>
      <w:ins w:id="248" w:author="sina maarefi" w:date="2022-07-24T11:24:00Z">
        <w:r>
          <w:rPr>
            <w:noProof/>
          </w:rPr>
          <w:drawing>
            <wp:inline distT="0" distB="0" distL="0" distR="0" wp14:anchorId="7C798E9A" wp14:editId="5E609F95">
              <wp:extent cx="19621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2150" cy="257175"/>
                      </a:xfrm>
                      <a:prstGeom prst="rect">
                        <a:avLst/>
                      </a:prstGeom>
                    </pic:spPr>
                  </pic:pic>
                </a:graphicData>
              </a:graphic>
            </wp:inline>
          </w:drawing>
        </w:r>
      </w:ins>
    </w:p>
    <w:p w14:paraId="0B572841" w14:textId="055C8934" w:rsidR="00A34105" w:rsidRDefault="00A34105" w:rsidP="00E96672">
      <w:pPr>
        <w:rPr>
          <w:ins w:id="249" w:author="sina maarefi" w:date="2022-07-24T11:24:00Z"/>
          <w:rFonts w:cs="2  Titr"/>
          <w:sz w:val="32"/>
          <w:szCs w:val="32"/>
          <w:rtl/>
          <w:lang w:bidi="fa-IR"/>
        </w:rPr>
      </w:pPr>
    </w:p>
    <w:p w14:paraId="4A08422B" w14:textId="52942AA6" w:rsidR="00A34105" w:rsidRDefault="00A34105" w:rsidP="00E96672">
      <w:pPr>
        <w:rPr>
          <w:ins w:id="250" w:author="sina maarefi" w:date="2022-07-24T11:24:00Z"/>
          <w:rFonts w:cs="2  Titr"/>
          <w:sz w:val="32"/>
          <w:szCs w:val="32"/>
          <w:rtl/>
          <w:lang w:bidi="fa-IR"/>
        </w:rPr>
      </w:pPr>
      <w:ins w:id="251" w:author="sina maarefi" w:date="2022-07-24T11:24:00Z">
        <w:r>
          <w:rPr>
            <w:rFonts w:cs="2  Titr" w:hint="cs"/>
            <w:sz w:val="32"/>
            <w:szCs w:val="32"/>
            <w:rtl/>
            <w:lang w:bidi="fa-IR"/>
          </w:rPr>
          <w:t>یک آرایه خالی تعریف کرده...</w:t>
        </w:r>
      </w:ins>
    </w:p>
    <w:p w14:paraId="19350BE2" w14:textId="6FAE1A6E" w:rsidR="00A34105" w:rsidRDefault="00131AC3" w:rsidP="00E96672">
      <w:pPr>
        <w:rPr>
          <w:ins w:id="252" w:author="sina maarefi" w:date="2022-07-24T11:25:00Z"/>
          <w:rFonts w:cs="2  Titr"/>
          <w:sz w:val="32"/>
          <w:szCs w:val="32"/>
          <w:rtl/>
          <w:lang w:bidi="fa-IR"/>
        </w:rPr>
      </w:pPr>
      <w:ins w:id="253" w:author="sina maarefi" w:date="2022-07-24T11:25:00Z">
        <w:r>
          <w:rPr>
            <w:noProof/>
          </w:rPr>
          <w:drawing>
            <wp:inline distT="0" distB="0" distL="0" distR="0" wp14:anchorId="7F1B0B98" wp14:editId="66BC0936">
              <wp:extent cx="5731510" cy="65214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52145"/>
                      </a:xfrm>
                      <a:prstGeom prst="rect">
                        <a:avLst/>
                      </a:prstGeom>
                    </pic:spPr>
                  </pic:pic>
                </a:graphicData>
              </a:graphic>
            </wp:inline>
          </w:drawing>
        </w:r>
      </w:ins>
    </w:p>
    <w:p w14:paraId="0538E9F9" w14:textId="0849A24B" w:rsidR="00131AC3" w:rsidRDefault="00131AC3" w:rsidP="00E96672">
      <w:pPr>
        <w:rPr>
          <w:ins w:id="254" w:author="sina maarefi" w:date="2022-07-24T11:25:00Z"/>
          <w:rFonts w:cs="2  Titr"/>
          <w:sz w:val="32"/>
          <w:szCs w:val="32"/>
          <w:rtl/>
          <w:lang w:bidi="fa-IR"/>
        </w:rPr>
      </w:pPr>
    </w:p>
    <w:p w14:paraId="0BE3CC00" w14:textId="148591DD" w:rsidR="00131AC3" w:rsidRDefault="00131AC3" w:rsidP="00E96672">
      <w:pPr>
        <w:rPr>
          <w:ins w:id="255" w:author="sina maarefi" w:date="2022-07-24T11:25:00Z"/>
          <w:rFonts w:cs="2  Titr"/>
          <w:sz w:val="32"/>
          <w:szCs w:val="32"/>
          <w:rtl/>
          <w:lang w:bidi="fa-IR"/>
        </w:rPr>
      </w:pPr>
      <w:ins w:id="256" w:author="sina maarefi" w:date="2022-07-24T11:25:00Z">
        <w:r>
          <w:rPr>
            <w:rFonts w:cs="2  Titr" w:hint="cs"/>
            <w:sz w:val="32"/>
            <w:szCs w:val="32"/>
            <w:rtl/>
            <w:lang w:bidi="fa-IR"/>
          </w:rPr>
          <w:t>خوب یک حلقه تعریف کرده و یک سری حرکت جالب ..که فعلا هیچ چیزی ازش نمیدونم..</w:t>
        </w:r>
      </w:ins>
    </w:p>
    <w:p w14:paraId="633998D6" w14:textId="010867F9" w:rsidR="00131AC3" w:rsidRDefault="00131AC3" w:rsidP="00E96672">
      <w:pPr>
        <w:rPr>
          <w:ins w:id="257" w:author="sina maarefi" w:date="2022-07-24T11:26:00Z"/>
          <w:rFonts w:cs="2  Titr"/>
          <w:sz w:val="32"/>
          <w:szCs w:val="32"/>
          <w:rtl/>
          <w:lang w:bidi="fa-IR"/>
        </w:rPr>
      </w:pPr>
      <w:ins w:id="258" w:author="sina maarefi" w:date="2022-07-24T11:25:00Z">
        <w:r>
          <w:rPr>
            <w:rFonts w:cs="2  Titr" w:hint="cs"/>
            <w:sz w:val="32"/>
            <w:szCs w:val="32"/>
            <w:rtl/>
            <w:lang w:bidi="fa-IR"/>
          </w:rPr>
          <w:t xml:space="preserve">اون </w:t>
        </w:r>
      </w:ins>
      <w:ins w:id="259" w:author="sina maarefi" w:date="2022-07-24T11:26:00Z">
        <w:r>
          <w:rPr>
            <w:rFonts w:cs="2  Titr" w:hint="cs"/>
            <w:sz w:val="32"/>
            <w:szCs w:val="32"/>
            <w:rtl/>
            <w:lang w:bidi="fa-IR"/>
          </w:rPr>
          <w:t>7 که به خاطر این است که این یارو میخاد شما 7 تا کاراکتر داشته باشی....</w:t>
        </w:r>
      </w:ins>
    </w:p>
    <w:p w14:paraId="3A89614C" w14:textId="72612FED" w:rsidR="00131AC3" w:rsidRDefault="00131AC3" w:rsidP="00E96672">
      <w:pPr>
        <w:rPr>
          <w:ins w:id="260" w:author="sina maarefi" w:date="2022-07-24T11:27:00Z"/>
          <w:rFonts w:cs="2  Titr"/>
          <w:sz w:val="32"/>
          <w:szCs w:val="32"/>
          <w:rtl/>
          <w:lang w:bidi="fa-IR"/>
        </w:rPr>
      </w:pPr>
      <w:ins w:id="261" w:author="sina maarefi" w:date="2022-07-24T11:26:00Z">
        <w:r>
          <w:rPr>
            <w:rFonts w:cs="2  Titr" w:hint="cs"/>
            <w:sz w:val="32"/>
            <w:szCs w:val="32"/>
            <w:rtl/>
            <w:lang w:bidi="fa-IR"/>
          </w:rPr>
          <w:lastRenderedPageBreak/>
          <w:t>آقا فهمیدم  قضیه از چه قراره....نگاه کن همیشه سعی کن از د</w:t>
        </w:r>
      </w:ins>
      <w:ins w:id="262" w:author="sina maarefi" w:date="2022-07-24T11:27:00Z">
        <w:r>
          <w:rPr>
            <w:rFonts w:cs="2  Titr" w:hint="cs"/>
            <w:sz w:val="32"/>
            <w:szCs w:val="32"/>
            <w:rtl/>
            <w:lang w:bidi="fa-IR"/>
          </w:rPr>
          <w:t>اخل پرانتز شروع کنی....</w:t>
        </w:r>
      </w:ins>
    </w:p>
    <w:p w14:paraId="15789A73" w14:textId="546E9F36" w:rsidR="00131AC3" w:rsidRDefault="002F534B" w:rsidP="00E96672">
      <w:pPr>
        <w:rPr>
          <w:ins w:id="263" w:author="sina maarefi" w:date="2022-07-24T11:27:00Z"/>
          <w:rFonts w:cs="2  Titr"/>
          <w:sz w:val="32"/>
          <w:szCs w:val="32"/>
          <w:rtl/>
          <w:lang w:bidi="fa-IR"/>
        </w:rPr>
      </w:pPr>
      <w:ins w:id="264" w:author="sina maarefi" w:date="2022-07-24T11:27:00Z">
        <w:r>
          <w:rPr>
            <w:rFonts w:cs="2  Titr" w:hint="cs"/>
            <w:sz w:val="32"/>
            <w:szCs w:val="32"/>
            <w:rtl/>
            <w:lang w:bidi="fa-IR"/>
          </w:rPr>
          <w:t xml:space="preserve">به عنوان نکته ی پایانی ...آقا تو این آرایه ای که تعریف کرده و ما تمامی کاراکترهای </w:t>
        </w:r>
        <w:r>
          <w:rPr>
            <w:rFonts w:cs="2  Titr"/>
            <w:sz w:val="32"/>
            <w:szCs w:val="32"/>
            <w:lang w:bidi="fa-IR"/>
          </w:rPr>
          <w:t>captcha</w:t>
        </w:r>
        <w:r>
          <w:rPr>
            <w:rFonts w:cs="2  Titr" w:hint="cs"/>
            <w:sz w:val="32"/>
            <w:szCs w:val="32"/>
            <w:rtl/>
            <w:lang w:bidi="fa-IR"/>
          </w:rPr>
          <w:t xml:space="preserve">  رو از داخل اون استخراج میکنیم ...</w:t>
        </w:r>
      </w:ins>
    </w:p>
    <w:p w14:paraId="32DEBC7A" w14:textId="6C0E593C" w:rsidR="002F534B" w:rsidRDefault="002F534B" w:rsidP="00E96672">
      <w:pPr>
        <w:rPr>
          <w:ins w:id="265" w:author="sina maarefi" w:date="2022-07-24T11:27:00Z"/>
          <w:rFonts w:cs="2  Titr"/>
          <w:sz w:val="32"/>
          <w:szCs w:val="32"/>
          <w:rtl/>
          <w:lang w:bidi="fa-IR"/>
        </w:rPr>
      </w:pPr>
      <w:ins w:id="266" w:author="sina maarefi" w:date="2022-07-24T11:27:00Z">
        <w:r>
          <w:rPr>
            <w:noProof/>
          </w:rPr>
          <w:drawing>
            <wp:inline distT="0" distB="0" distL="0" distR="0" wp14:anchorId="60868083" wp14:editId="2B2EAD28">
              <wp:extent cx="5731510" cy="49149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91490"/>
                      </a:xfrm>
                      <a:prstGeom prst="rect">
                        <a:avLst/>
                      </a:prstGeom>
                    </pic:spPr>
                  </pic:pic>
                </a:graphicData>
              </a:graphic>
            </wp:inline>
          </w:drawing>
        </w:r>
      </w:ins>
    </w:p>
    <w:p w14:paraId="7D824FD9" w14:textId="7C17E690" w:rsidR="002F534B" w:rsidRDefault="002F534B" w:rsidP="00E96672">
      <w:pPr>
        <w:rPr>
          <w:ins w:id="267" w:author="sina maarefi" w:date="2022-07-24T11:27:00Z"/>
          <w:rFonts w:cs="2  Titr"/>
          <w:sz w:val="32"/>
          <w:szCs w:val="32"/>
          <w:rtl/>
          <w:lang w:bidi="fa-IR"/>
        </w:rPr>
      </w:pPr>
    </w:p>
    <w:p w14:paraId="3BF526C9" w14:textId="4DE9D7D3" w:rsidR="002F534B" w:rsidRDefault="002F534B" w:rsidP="00E96672">
      <w:pPr>
        <w:rPr>
          <w:ins w:id="268" w:author="sina maarefi" w:date="2022-07-24T11:28:00Z"/>
          <w:rFonts w:cs="2  Titr"/>
          <w:sz w:val="32"/>
          <w:szCs w:val="32"/>
          <w:rtl/>
          <w:lang w:bidi="fa-IR"/>
        </w:rPr>
      </w:pPr>
      <w:ins w:id="269" w:author="sina maarefi" w:date="2022-07-24T11:27:00Z">
        <w:r>
          <w:rPr>
            <w:rFonts w:cs="2  Titr" w:hint="cs"/>
            <w:sz w:val="32"/>
            <w:szCs w:val="32"/>
            <w:rtl/>
            <w:lang w:bidi="fa-IR"/>
          </w:rPr>
          <w:t xml:space="preserve">هم حروف بزرگ </w:t>
        </w:r>
      </w:ins>
      <w:ins w:id="270" w:author="sina maarefi" w:date="2022-07-24T11:28:00Z">
        <w:r>
          <w:rPr>
            <w:rFonts w:cs="2  Titr" w:hint="cs"/>
            <w:sz w:val="32"/>
            <w:szCs w:val="32"/>
            <w:rtl/>
            <w:lang w:bidi="fa-IR"/>
          </w:rPr>
          <w:t>رو نوشته و هم حروف کوچیک رو...</w:t>
        </w:r>
      </w:ins>
    </w:p>
    <w:p w14:paraId="1F09893B" w14:textId="1EE1CC2B" w:rsidR="002F534B" w:rsidRDefault="00CE7BF9" w:rsidP="00E96672">
      <w:pPr>
        <w:rPr>
          <w:ins w:id="271" w:author="sina maarefi" w:date="2022-07-24T11:28:00Z"/>
          <w:rFonts w:cs="2  Titr"/>
          <w:sz w:val="32"/>
          <w:szCs w:val="32"/>
          <w:rtl/>
          <w:lang w:bidi="fa-IR"/>
        </w:rPr>
      </w:pPr>
      <w:ins w:id="272" w:author="sina maarefi" w:date="2022-07-24T11:28:00Z">
        <w:r>
          <w:rPr>
            <w:noProof/>
          </w:rPr>
          <w:drawing>
            <wp:inline distT="0" distB="0" distL="0" distR="0" wp14:anchorId="42DC4B83" wp14:editId="278F9703">
              <wp:extent cx="5731510" cy="6521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52145"/>
                      </a:xfrm>
                      <a:prstGeom prst="rect">
                        <a:avLst/>
                      </a:prstGeom>
                    </pic:spPr>
                  </pic:pic>
                </a:graphicData>
              </a:graphic>
            </wp:inline>
          </w:drawing>
        </w:r>
      </w:ins>
    </w:p>
    <w:p w14:paraId="57623F5F" w14:textId="79AD298D" w:rsidR="00CE7BF9" w:rsidRDefault="00CE7BF9" w:rsidP="00E96672">
      <w:pPr>
        <w:rPr>
          <w:ins w:id="273" w:author="sina maarefi" w:date="2022-07-24T11:28:00Z"/>
          <w:rFonts w:cs="2  Titr"/>
          <w:sz w:val="32"/>
          <w:szCs w:val="32"/>
          <w:rtl/>
          <w:lang w:bidi="fa-IR"/>
        </w:rPr>
      </w:pPr>
    </w:p>
    <w:p w14:paraId="52CDC765" w14:textId="7CB98660" w:rsidR="00CE7BF9" w:rsidRDefault="00CE7BF9" w:rsidP="00C03E44">
      <w:pPr>
        <w:rPr>
          <w:ins w:id="274" w:author="sina maarefi" w:date="2022-07-24T11:32:00Z"/>
          <w:rFonts w:cs="2  Titr"/>
          <w:sz w:val="32"/>
          <w:szCs w:val="32"/>
          <w:rtl/>
          <w:lang w:bidi="fa-IR"/>
        </w:rPr>
      </w:pPr>
      <w:ins w:id="275" w:author="sina maarefi" w:date="2022-07-24T11:28:00Z">
        <w:r>
          <w:rPr>
            <w:rFonts w:cs="2  Titr" w:hint="cs"/>
            <w:sz w:val="32"/>
            <w:szCs w:val="32"/>
            <w:rtl/>
            <w:lang w:bidi="fa-IR"/>
          </w:rPr>
          <w:t>نگاه اصلا به این کار نداشته باش یکجا نمیدونم بر</w:t>
        </w:r>
      </w:ins>
      <w:ins w:id="276" w:author="sina maarefi" w:date="2022-07-24T11:29:00Z">
        <w:r>
          <w:rPr>
            <w:rFonts w:cs="2  Titr" w:hint="cs"/>
            <w:sz w:val="32"/>
            <w:szCs w:val="32"/>
            <w:rtl/>
            <w:lang w:bidi="fa-IR"/>
          </w:rPr>
          <w:t>اکت گذاشتن ..یکجا پرانتز..شما اول مفهوم رو بفهم..اونا مشکلی نیست..</w:t>
        </w:r>
      </w:ins>
      <w:ins w:id="277" w:author="sina maarefi" w:date="2022-07-24T11:32:00Z">
        <w:r w:rsidR="00C03E44">
          <w:rPr>
            <w:rFonts w:cs="2  Titr" w:hint="cs"/>
            <w:sz w:val="32"/>
            <w:szCs w:val="32"/>
            <w:rtl/>
            <w:lang w:bidi="fa-IR"/>
          </w:rPr>
          <w:t>منظورم میدونی چیه....</w:t>
        </w:r>
      </w:ins>
    </w:p>
    <w:p w14:paraId="74650EAE" w14:textId="0D74760F" w:rsidR="00C03E44" w:rsidRDefault="00C03E44" w:rsidP="00C03E44">
      <w:pPr>
        <w:rPr>
          <w:ins w:id="278" w:author="sina maarefi" w:date="2022-07-24T11:32:00Z"/>
          <w:rFonts w:cs="2  Titr"/>
          <w:sz w:val="32"/>
          <w:szCs w:val="32"/>
          <w:rtl/>
          <w:lang w:bidi="fa-IR"/>
        </w:rPr>
      </w:pPr>
      <w:ins w:id="279" w:author="sina maarefi" w:date="2022-07-24T11:32:00Z">
        <w:r>
          <w:rPr>
            <w:noProof/>
          </w:rPr>
          <mc:AlternateContent>
            <mc:Choice Requires="wps">
              <w:drawing>
                <wp:anchor distT="0" distB="0" distL="114300" distR="114300" simplePos="0" relativeHeight="251659264" behindDoc="0" locked="0" layoutInCell="1" allowOverlap="1" wp14:anchorId="47E1D066" wp14:editId="0F7071B2">
                  <wp:simplePos x="0" y="0"/>
                  <wp:positionH relativeFrom="column">
                    <wp:posOffset>1800225</wp:posOffset>
                  </wp:positionH>
                  <wp:positionV relativeFrom="paragraph">
                    <wp:posOffset>130175</wp:posOffset>
                  </wp:positionV>
                  <wp:extent cx="247650" cy="333375"/>
                  <wp:effectExtent l="19050" t="19050" r="19050" b="28575"/>
                  <wp:wrapNone/>
                  <wp:docPr id="36" name="Rectangle 36"/>
                  <wp:cNvGraphicFramePr/>
                  <a:graphic xmlns:a="http://schemas.openxmlformats.org/drawingml/2006/main">
                    <a:graphicData uri="http://schemas.microsoft.com/office/word/2010/wordprocessingShape">
                      <wps:wsp>
                        <wps:cNvSpPr/>
                        <wps:spPr>
                          <a:xfrm>
                            <a:off x="0" y="0"/>
                            <a:ext cx="247650" cy="333375"/>
                          </a:xfrm>
                          <a:prstGeom prst="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488BF3B" id="Rectangle 36" o:spid="_x0000_s1026" style="position:absolute;left:0;text-align:left;margin-left:141.75pt;margin-top:10.25pt;width:19.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" filled="f" strokecolor="#4472c4 [3204]" strokeweight="2.25pt"/>
              </w:pict>
            </mc:Fallback>
          </mc:AlternateContent>
        </w:r>
        <w:r>
          <w:rPr>
            <w:noProof/>
          </w:rPr>
          <w:drawing>
            <wp:inline distT="0" distB="0" distL="0" distR="0" wp14:anchorId="01B779BF" wp14:editId="144F51A7">
              <wp:extent cx="5731510" cy="6521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52145"/>
                      </a:xfrm>
                      <a:prstGeom prst="rect">
                        <a:avLst/>
                      </a:prstGeom>
                    </pic:spPr>
                  </pic:pic>
                </a:graphicData>
              </a:graphic>
            </wp:inline>
          </w:drawing>
        </w:r>
      </w:ins>
    </w:p>
    <w:p w14:paraId="46A74693" w14:textId="34C5E34D" w:rsidR="00C03E44" w:rsidRDefault="00C03E44" w:rsidP="00C03E44">
      <w:pPr>
        <w:rPr>
          <w:ins w:id="280" w:author="sina maarefi" w:date="2022-07-24T11:33:00Z"/>
          <w:rFonts w:cs="2  Titr"/>
          <w:sz w:val="32"/>
          <w:szCs w:val="32"/>
          <w:rtl/>
          <w:lang w:bidi="fa-IR"/>
        </w:rPr>
      </w:pPr>
      <w:ins w:id="281" w:author="sina maarefi" w:date="2022-07-24T11:32:00Z">
        <w:r>
          <w:rPr>
            <w:rFonts w:cs="2  Titr" w:hint="cs"/>
            <w:sz w:val="32"/>
            <w:szCs w:val="32"/>
            <w:rtl/>
            <w:lang w:bidi="fa-IR"/>
          </w:rPr>
          <w:t>منظورم اینه که مثلا اومده داخل یک متود از یک</w:t>
        </w:r>
      </w:ins>
      <w:ins w:id="282" w:author="sina maarefi" w:date="2022-07-24T11:33:00Z">
        <w:r>
          <w:rPr>
            <w:rFonts w:cs="2  Titr" w:hint="cs"/>
            <w:sz w:val="32"/>
            <w:szCs w:val="32"/>
            <w:rtl/>
            <w:lang w:bidi="fa-IR"/>
          </w:rPr>
          <w:t xml:space="preserve"> براکت استفاده کرده...اصلا چیز خاصی نیست..ولی ما میدونیم در 90 درصد جاها وقتی از براکت استفاده میکنند به آرایه اشاره دارد...</w:t>
        </w:r>
      </w:ins>
    </w:p>
    <w:p w14:paraId="26ADD545" w14:textId="1729DB87" w:rsidR="00C03E44" w:rsidRDefault="00945C6C" w:rsidP="00C03E44">
      <w:pPr>
        <w:rPr>
          <w:ins w:id="283" w:author="sina maarefi" w:date="2022-07-24T11:33:00Z"/>
          <w:rFonts w:cs="2  Titr"/>
          <w:sz w:val="32"/>
          <w:szCs w:val="32"/>
          <w:rtl/>
          <w:lang w:bidi="fa-IR"/>
        </w:rPr>
      </w:pPr>
      <w:ins w:id="284" w:author="sina maarefi" w:date="2022-07-24T11:33:00Z">
        <w:r>
          <w:rPr>
            <w:rFonts w:cs="2  Titr" w:hint="cs"/>
            <w:sz w:val="32"/>
            <w:szCs w:val="32"/>
            <w:rtl/>
            <w:lang w:bidi="fa-IR"/>
          </w:rPr>
          <w:t>از داخلی ترین پرانتز شروع میکنیم:</w:t>
        </w:r>
      </w:ins>
    </w:p>
    <w:p w14:paraId="3BD78683" w14:textId="4A626E8B" w:rsidR="00945C6C" w:rsidRDefault="00945C6C" w:rsidP="00C03E44">
      <w:pPr>
        <w:rPr>
          <w:ins w:id="285" w:author="sina maarefi" w:date="2022-07-24T11:33:00Z"/>
          <w:rFonts w:cs="2  Titr"/>
          <w:sz w:val="32"/>
          <w:szCs w:val="32"/>
          <w:rtl/>
          <w:lang w:bidi="fa-IR"/>
        </w:rPr>
      </w:pPr>
      <w:ins w:id="286" w:author="sina maarefi" w:date="2022-07-24T11:33:00Z">
        <w:r>
          <w:rPr>
            <w:noProof/>
          </w:rPr>
          <mc:AlternateContent>
            <mc:Choice Requires="wps">
              <w:drawing>
                <wp:anchor distT="0" distB="0" distL="114300" distR="114300" simplePos="0" relativeHeight="251660288" behindDoc="0" locked="0" layoutInCell="1" allowOverlap="1" wp14:anchorId="3D37B917" wp14:editId="0A1D4E9C">
                  <wp:simplePos x="0" y="0"/>
                  <wp:positionH relativeFrom="column">
                    <wp:posOffset>2609850</wp:posOffset>
                  </wp:positionH>
                  <wp:positionV relativeFrom="paragraph">
                    <wp:posOffset>111125</wp:posOffset>
                  </wp:positionV>
                  <wp:extent cx="2562225" cy="323850"/>
                  <wp:effectExtent l="19050" t="19050" r="28575" b="19050"/>
                  <wp:wrapNone/>
                  <wp:docPr id="38" name="Rectangle 38"/>
                  <wp:cNvGraphicFramePr/>
                  <a:graphic xmlns:a="http://schemas.openxmlformats.org/drawingml/2006/main">
                    <a:graphicData uri="http://schemas.microsoft.com/office/word/2010/wordprocessingShape">
                      <wps:wsp>
                        <wps:cNvSpPr/>
                        <wps:spPr>
                          <a:xfrm>
                            <a:off x="0" y="0"/>
                            <a:ext cx="2562225" cy="323850"/>
                          </a:xfrm>
                          <a:prstGeom prst="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FB2E061" id="Rectangle 38" o:spid="_x0000_s1026" style="position:absolute;left:0;text-align:left;margin-left:205.5pt;margin-top:8.75pt;width:201.75pt;height: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" filled="f" strokecolor="#4472c4 [3204]" strokeweight="2.25pt"/>
              </w:pict>
            </mc:Fallback>
          </mc:AlternateContent>
        </w:r>
        <w:r>
          <w:rPr>
            <w:noProof/>
          </w:rPr>
          <w:drawing>
            <wp:inline distT="0" distB="0" distL="0" distR="0" wp14:anchorId="3B542EFA" wp14:editId="731B5995">
              <wp:extent cx="5731510" cy="65214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52145"/>
                      </a:xfrm>
                      <a:prstGeom prst="rect">
                        <a:avLst/>
                      </a:prstGeom>
                    </pic:spPr>
                  </pic:pic>
                </a:graphicData>
              </a:graphic>
            </wp:inline>
          </w:drawing>
        </w:r>
      </w:ins>
    </w:p>
    <w:p w14:paraId="64B5E599" w14:textId="6BEBD8DF" w:rsidR="00945C6C" w:rsidRDefault="00945C6C" w:rsidP="00C03E44">
      <w:pPr>
        <w:rPr>
          <w:ins w:id="287" w:author="sina maarefi" w:date="2022-07-24T11:34:00Z"/>
          <w:rFonts w:cs="2  Titr"/>
          <w:sz w:val="32"/>
          <w:szCs w:val="32"/>
          <w:rtl/>
          <w:lang w:bidi="fa-IR"/>
        </w:rPr>
      </w:pPr>
      <w:ins w:id="288" w:author="sina maarefi" w:date="2022-07-24T11:34:00Z">
        <w:r>
          <w:rPr>
            <w:rFonts w:cs="2  Titr" w:hint="cs"/>
            <w:sz w:val="32"/>
            <w:szCs w:val="32"/>
            <w:rtl/>
            <w:lang w:bidi="fa-IR"/>
          </w:rPr>
          <w:lastRenderedPageBreak/>
          <w:t xml:space="preserve">خوب میدونیم متود </w:t>
        </w:r>
        <w:proofErr w:type="spellStart"/>
        <w:r>
          <w:rPr>
            <w:rFonts w:cs="2  Titr"/>
            <w:sz w:val="32"/>
            <w:szCs w:val="32"/>
            <w:lang w:bidi="fa-IR"/>
          </w:rPr>
          <w:t>math.random</w:t>
        </w:r>
        <w:proofErr w:type="spellEnd"/>
        <w:r>
          <w:rPr>
            <w:rFonts w:cs="2  Titr" w:hint="cs"/>
            <w:sz w:val="32"/>
            <w:szCs w:val="32"/>
            <w:rtl/>
            <w:lang w:bidi="fa-IR"/>
          </w:rPr>
          <w:t xml:space="preserve">  یک عدد بین 0 تا 1 میده.....گفته این عدد رندوم را در پراپرتی </w:t>
        </w:r>
        <w:r>
          <w:rPr>
            <w:rFonts w:cs="2  Titr"/>
            <w:sz w:val="32"/>
            <w:szCs w:val="32"/>
            <w:lang w:bidi="fa-IR"/>
          </w:rPr>
          <w:t>length</w:t>
        </w:r>
        <w:r>
          <w:rPr>
            <w:rFonts w:cs="2  Titr" w:hint="cs"/>
            <w:sz w:val="32"/>
            <w:szCs w:val="32"/>
            <w:rtl/>
            <w:lang w:bidi="fa-IR"/>
          </w:rPr>
          <w:t xml:space="preserve">  اون آرایه ای که شامل تمام کاراکترها می باشد بکن....</w:t>
        </w:r>
      </w:ins>
    </w:p>
    <w:p w14:paraId="51EBC338" w14:textId="33AEDD4C" w:rsidR="00945C6C" w:rsidRDefault="00945C6C" w:rsidP="00C03E44">
      <w:pPr>
        <w:rPr>
          <w:ins w:id="289" w:author="sina maarefi" w:date="2022-07-24T11:35:00Z"/>
          <w:rFonts w:cs="2  Titr"/>
          <w:sz w:val="32"/>
          <w:szCs w:val="32"/>
          <w:rtl/>
          <w:lang w:bidi="fa-IR"/>
        </w:rPr>
      </w:pPr>
      <w:ins w:id="290" w:author="sina maarefi" w:date="2022-07-24T11:34:00Z">
        <w:r>
          <w:rPr>
            <w:rFonts w:cs="2  Titr" w:hint="cs"/>
            <w:sz w:val="32"/>
            <w:szCs w:val="32"/>
            <w:rtl/>
            <w:lang w:bidi="fa-IR"/>
          </w:rPr>
          <w:t>خ</w:t>
        </w:r>
      </w:ins>
      <w:ins w:id="291" w:author="sina maarefi" w:date="2022-07-24T11:35:00Z">
        <w:r>
          <w:rPr>
            <w:rFonts w:cs="2  Titr" w:hint="cs"/>
            <w:sz w:val="32"/>
            <w:szCs w:val="32"/>
            <w:rtl/>
            <w:lang w:bidi="fa-IR"/>
          </w:rPr>
          <w:t xml:space="preserve">وب پراپرتی </w:t>
        </w:r>
        <w:r>
          <w:rPr>
            <w:rFonts w:cs="2  Titr"/>
            <w:sz w:val="32"/>
            <w:szCs w:val="32"/>
            <w:lang w:bidi="fa-IR"/>
          </w:rPr>
          <w:t>length</w:t>
        </w:r>
        <w:r>
          <w:rPr>
            <w:rFonts w:cs="2  Titr" w:hint="cs"/>
            <w:sz w:val="32"/>
            <w:szCs w:val="32"/>
            <w:rtl/>
            <w:lang w:bidi="fa-IR"/>
          </w:rPr>
          <w:t xml:space="preserve">  چیه...</w:t>
        </w:r>
      </w:ins>
    </w:p>
    <w:p w14:paraId="566C6C5F" w14:textId="2FEB09CE" w:rsidR="00945C6C" w:rsidRDefault="00570AAB" w:rsidP="00C03E44">
      <w:pPr>
        <w:rPr>
          <w:ins w:id="292" w:author="sina maarefi" w:date="2022-07-24T11:39:00Z"/>
          <w:rFonts w:cs="2  Titr"/>
          <w:sz w:val="32"/>
          <w:szCs w:val="32"/>
          <w:rtl/>
          <w:lang w:bidi="fa-IR"/>
        </w:rPr>
      </w:pPr>
      <w:ins w:id="293" w:author="sina maarefi" w:date="2022-07-24T11:39:00Z">
        <w:r>
          <w:rPr>
            <w:noProof/>
          </w:rPr>
          <w:drawing>
            <wp:inline distT="0" distB="0" distL="0" distR="0" wp14:anchorId="3FF828EE" wp14:editId="2637639D">
              <wp:extent cx="5731510" cy="11379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37920"/>
                      </a:xfrm>
                      <a:prstGeom prst="rect">
                        <a:avLst/>
                      </a:prstGeom>
                    </pic:spPr>
                  </pic:pic>
                </a:graphicData>
              </a:graphic>
            </wp:inline>
          </w:drawing>
        </w:r>
      </w:ins>
    </w:p>
    <w:p w14:paraId="66E3F6A1" w14:textId="3D176D6D" w:rsidR="00570AAB" w:rsidRDefault="00570AAB" w:rsidP="00C03E44">
      <w:pPr>
        <w:rPr>
          <w:ins w:id="294" w:author="sina maarefi" w:date="2022-07-24T11:39:00Z"/>
          <w:rFonts w:cs="2  Titr"/>
          <w:sz w:val="32"/>
          <w:szCs w:val="32"/>
          <w:rtl/>
          <w:lang w:bidi="fa-IR"/>
        </w:rPr>
      </w:pPr>
    </w:p>
    <w:p w14:paraId="46CDC969" w14:textId="7620EB13" w:rsidR="00570AAB" w:rsidRDefault="00570AAB" w:rsidP="00C03E44">
      <w:pPr>
        <w:rPr>
          <w:ins w:id="295" w:author="sina maarefi" w:date="2022-07-24T11:39:00Z"/>
          <w:rFonts w:cs="2  Titr"/>
          <w:sz w:val="32"/>
          <w:szCs w:val="32"/>
          <w:rtl/>
          <w:lang w:bidi="fa-IR"/>
        </w:rPr>
      </w:pPr>
      <w:ins w:id="296" w:author="sina maarefi" w:date="2022-07-24T11:39:00Z">
        <w:r>
          <w:rPr>
            <w:rFonts w:cs="2  Titr" w:hint="cs"/>
            <w:sz w:val="32"/>
            <w:szCs w:val="32"/>
            <w:rtl/>
            <w:lang w:bidi="fa-IR"/>
          </w:rPr>
          <w:t xml:space="preserve">تعداد عضو یک آرایه یا یک آبجکت رو برمیگردونه..آقا شک داری ..یک سر به تب </w:t>
        </w:r>
        <w:r>
          <w:rPr>
            <w:rFonts w:cs="2  Titr"/>
            <w:sz w:val="32"/>
            <w:szCs w:val="32"/>
            <w:lang w:bidi="fa-IR"/>
          </w:rPr>
          <w:t>console</w:t>
        </w:r>
        <w:r>
          <w:rPr>
            <w:rFonts w:cs="2  Titr" w:hint="cs"/>
            <w:sz w:val="32"/>
            <w:szCs w:val="32"/>
            <w:rtl/>
            <w:lang w:bidi="fa-IR"/>
          </w:rPr>
          <w:t xml:space="preserve">  بزن..</w:t>
        </w:r>
      </w:ins>
    </w:p>
    <w:p w14:paraId="67E73FE5" w14:textId="0E9019A3" w:rsidR="00570AAB" w:rsidRDefault="00255446" w:rsidP="00C03E44">
      <w:pPr>
        <w:rPr>
          <w:ins w:id="297" w:author="sina maarefi" w:date="2022-07-24T11:40:00Z"/>
          <w:rFonts w:cs="2  Titr"/>
          <w:sz w:val="32"/>
          <w:szCs w:val="32"/>
          <w:rtl/>
          <w:lang w:bidi="fa-IR"/>
        </w:rPr>
      </w:pPr>
      <w:ins w:id="298" w:author="sina maarefi" w:date="2022-07-24T11:40:00Z">
        <w:r>
          <w:rPr>
            <w:noProof/>
          </w:rPr>
          <w:drawing>
            <wp:inline distT="0" distB="0" distL="0" distR="0" wp14:anchorId="63B52DE6" wp14:editId="38AEABE5">
              <wp:extent cx="5419725" cy="933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9725" cy="933450"/>
                      </a:xfrm>
                      <a:prstGeom prst="rect">
                        <a:avLst/>
                      </a:prstGeom>
                    </pic:spPr>
                  </pic:pic>
                </a:graphicData>
              </a:graphic>
            </wp:inline>
          </w:drawing>
        </w:r>
      </w:ins>
    </w:p>
    <w:p w14:paraId="49343E15" w14:textId="7AEA10D7" w:rsidR="00255446" w:rsidRDefault="00255446" w:rsidP="00C03E44">
      <w:pPr>
        <w:rPr>
          <w:ins w:id="299" w:author="sina maarefi" w:date="2022-07-24T11:40:00Z"/>
          <w:rFonts w:cs="2  Titr"/>
          <w:sz w:val="32"/>
          <w:szCs w:val="32"/>
          <w:rtl/>
          <w:lang w:bidi="fa-IR"/>
        </w:rPr>
      </w:pPr>
    </w:p>
    <w:p w14:paraId="00950850" w14:textId="6A37CE8E" w:rsidR="00255446" w:rsidRDefault="00255446" w:rsidP="00C03E44">
      <w:pPr>
        <w:rPr>
          <w:ins w:id="300" w:author="sina maarefi" w:date="2022-07-24T11:40:00Z"/>
          <w:rFonts w:cs="2  Titr"/>
          <w:sz w:val="32"/>
          <w:szCs w:val="32"/>
          <w:rtl/>
          <w:lang w:bidi="fa-IR"/>
        </w:rPr>
      </w:pPr>
      <w:ins w:id="301" w:author="sina maarefi" w:date="2022-07-24T11:40:00Z">
        <w:r>
          <w:rPr>
            <w:noProof/>
          </w:rPr>
          <w:drawing>
            <wp:inline distT="0" distB="0" distL="0" distR="0" wp14:anchorId="428B8CC4" wp14:editId="42F2237D">
              <wp:extent cx="5731510" cy="6521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52145"/>
                      </a:xfrm>
                      <a:prstGeom prst="rect">
                        <a:avLst/>
                      </a:prstGeom>
                    </pic:spPr>
                  </pic:pic>
                </a:graphicData>
              </a:graphic>
            </wp:inline>
          </w:drawing>
        </w:r>
      </w:ins>
    </w:p>
    <w:p w14:paraId="79FC04C2" w14:textId="47A0E621" w:rsidR="00255446" w:rsidRDefault="00255446" w:rsidP="00C03E44">
      <w:pPr>
        <w:rPr>
          <w:ins w:id="302" w:author="sina maarefi" w:date="2022-07-24T11:40:00Z"/>
          <w:rFonts w:cs="2  Titr"/>
          <w:sz w:val="32"/>
          <w:szCs w:val="32"/>
          <w:rtl/>
          <w:lang w:bidi="fa-IR"/>
        </w:rPr>
      </w:pPr>
    </w:p>
    <w:p w14:paraId="02A96BD0" w14:textId="09476A38" w:rsidR="00255446" w:rsidRDefault="00255446" w:rsidP="00C03E44">
      <w:pPr>
        <w:rPr>
          <w:ins w:id="303" w:author="sina maarefi" w:date="2022-07-24T11:40:00Z"/>
          <w:rFonts w:cs="2  Titr"/>
          <w:sz w:val="32"/>
          <w:szCs w:val="32"/>
          <w:rtl/>
          <w:lang w:bidi="fa-IR"/>
        </w:rPr>
      </w:pPr>
      <w:ins w:id="304" w:author="sina maarefi" w:date="2022-07-24T11:40:00Z">
        <w:r>
          <w:rPr>
            <w:rFonts w:cs="2  Titr" w:hint="cs"/>
            <w:sz w:val="32"/>
            <w:szCs w:val="32"/>
            <w:rtl/>
            <w:lang w:bidi="fa-IR"/>
          </w:rPr>
          <w:t>حالا این عدد رندوم در عدد 62 ضرب میشود..مثلا فرض کن عدد 0.4 انتخاب بشود و در 62 ضرب بشود...نتیجه میشود:</w:t>
        </w:r>
      </w:ins>
    </w:p>
    <w:p w14:paraId="13C29DF2" w14:textId="474C513E" w:rsidR="00255446" w:rsidRDefault="00531D73" w:rsidP="00255446">
      <w:pPr>
        <w:jc w:val="right"/>
        <w:rPr>
          <w:ins w:id="305" w:author="sina maarefi" w:date="2022-07-24T11:41:00Z"/>
          <w:rFonts w:cs="2  Titr"/>
          <w:sz w:val="32"/>
          <w:szCs w:val="32"/>
          <w:rtl/>
          <w:lang w:bidi="fa-IR"/>
        </w:rPr>
      </w:pPr>
      <w:ins w:id="306" w:author="sina maarefi" w:date="2022-07-24T11:40:00Z">
        <w:r>
          <w:rPr>
            <w:rFonts w:cs="2  Titr" w:hint="cs"/>
            <w:sz w:val="32"/>
            <w:szCs w:val="32"/>
            <w:rtl/>
            <w:lang w:bidi="fa-IR"/>
          </w:rPr>
          <w:t>24.</w:t>
        </w:r>
      </w:ins>
      <w:ins w:id="307" w:author="sina maarefi" w:date="2022-07-24T11:41:00Z">
        <w:r>
          <w:rPr>
            <w:rFonts w:cs="2  Titr" w:hint="cs"/>
            <w:sz w:val="32"/>
            <w:szCs w:val="32"/>
            <w:rtl/>
            <w:lang w:bidi="fa-IR"/>
          </w:rPr>
          <w:t>8</w:t>
        </w:r>
      </w:ins>
    </w:p>
    <w:p w14:paraId="55D59D80" w14:textId="7700F92A" w:rsidR="00531D73" w:rsidRDefault="00531D73" w:rsidP="00531D73">
      <w:pPr>
        <w:rPr>
          <w:ins w:id="308" w:author="sina maarefi" w:date="2022-07-24T11:41:00Z"/>
          <w:rFonts w:cs="2  Titr"/>
          <w:sz w:val="32"/>
          <w:szCs w:val="32"/>
          <w:rtl/>
          <w:lang w:bidi="fa-IR"/>
        </w:rPr>
      </w:pPr>
      <w:ins w:id="309" w:author="sina maarefi" w:date="2022-07-24T11:41:00Z">
        <w:r>
          <w:rPr>
            <w:noProof/>
          </w:rPr>
          <w:lastRenderedPageBreak/>
          <w:drawing>
            <wp:inline distT="0" distB="0" distL="0" distR="0" wp14:anchorId="52CCD20F" wp14:editId="3FEFBB4F">
              <wp:extent cx="5731510" cy="65214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52145"/>
                      </a:xfrm>
                      <a:prstGeom prst="rect">
                        <a:avLst/>
                      </a:prstGeom>
                    </pic:spPr>
                  </pic:pic>
                </a:graphicData>
              </a:graphic>
            </wp:inline>
          </w:drawing>
        </w:r>
      </w:ins>
    </w:p>
    <w:p w14:paraId="7B63C584" w14:textId="2837A01B" w:rsidR="00531D73" w:rsidRDefault="00531D73" w:rsidP="00531D73">
      <w:pPr>
        <w:rPr>
          <w:ins w:id="310" w:author="sina maarefi" w:date="2022-07-24T11:41:00Z"/>
          <w:rFonts w:cs="2  Titr"/>
          <w:sz w:val="32"/>
          <w:szCs w:val="32"/>
          <w:rtl/>
          <w:lang w:bidi="fa-IR"/>
        </w:rPr>
      </w:pPr>
    </w:p>
    <w:p w14:paraId="7905F71C" w14:textId="7D76C1AD" w:rsidR="00531D73" w:rsidRDefault="00531D73" w:rsidP="00531D73">
      <w:pPr>
        <w:rPr>
          <w:ins w:id="311" w:author="sina maarefi" w:date="2022-07-24T11:42:00Z"/>
          <w:rFonts w:cs="2  Titr"/>
          <w:sz w:val="32"/>
          <w:szCs w:val="32"/>
          <w:rtl/>
          <w:lang w:bidi="fa-IR"/>
        </w:rPr>
      </w:pPr>
      <w:ins w:id="312" w:author="sina maarefi" w:date="2022-07-24T11:41:00Z">
        <w:r>
          <w:rPr>
            <w:rFonts w:cs="2  Titr" w:hint="cs"/>
            <w:sz w:val="32"/>
            <w:szCs w:val="32"/>
            <w:rtl/>
            <w:lang w:bidi="fa-IR"/>
          </w:rPr>
          <w:t xml:space="preserve">حالا این عدد 24.8 میره داخل متود </w:t>
        </w:r>
        <w:r>
          <w:rPr>
            <w:rFonts w:cs="2  Titr"/>
            <w:sz w:val="32"/>
            <w:szCs w:val="32"/>
            <w:lang w:bidi="fa-IR"/>
          </w:rPr>
          <w:t>floor</w:t>
        </w:r>
        <w:r>
          <w:rPr>
            <w:rFonts w:cs="2  Titr" w:hint="cs"/>
            <w:sz w:val="32"/>
            <w:szCs w:val="32"/>
            <w:rtl/>
            <w:lang w:bidi="fa-IR"/>
          </w:rPr>
          <w:t xml:space="preserve">  که میشینه اعداد رو گرد میکنه...</w:t>
        </w:r>
      </w:ins>
      <w:ins w:id="313" w:author="sina maarefi" w:date="2022-07-24T11:42:00Z">
        <w:r>
          <w:rPr>
            <w:rFonts w:cs="2  Titr" w:hint="cs"/>
            <w:sz w:val="32"/>
            <w:szCs w:val="32"/>
            <w:rtl/>
            <w:lang w:bidi="fa-IR"/>
          </w:rPr>
          <w:t>که به سمت پایین هم گرد میکنه......</w:t>
        </w:r>
      </w:ins>
    </w:p>
    <w:p w14:paraId="4FF1131E" w14:textId="5AC5D020" w:rsidR="00531D73" w:rsidRDefault="00531D73" w:rsidP="00531D73">
      <w:pPr>
        <w:rPr>
          <w:ins w:id="314" w:author="sina maarefi" w:date="2022-07-24T11:42:00Z"/>
          <w:rFonts w:cs="2  Titr"/>
          <w:sz w:val="32"/>
          <w:szCs w:val="32"/>
          <w:rtl/>
          <w:lang w:bidi="fa-IR"/>
        </w:rPr>
      </w:pPr>
      <w:ins w:id="315" w:author="sina maarefi" w:date="2022-07-24T11:42:00Z">
        <w:r>
          <w:rPr>
            <w:rFonts w:cs="2  Titr" w:hint="cs"/>
            <w:sz w:val="32"/>
            <w:szCs w:val="32"/>
            <w:rtl/>
            <w:lang w:bidi="fa-IR"/>
          </w:rPr>
          <w:t>خوب حالا نتیجه تا الان چی شده پس:</w:t>
        </w:r>
      </w:ins>
    </w:p>
    <w:p w14:paraId="71CE3D1B" w14:textId="73E5900C" w:rsidR="00531D73" w:rsidRDefault="00857998" w:rsidP="00531D73">
      <w:pPr>
        <w:rPr>
          <w:ins w:id="316" w:author="sina maarefi" w:date="2022-07-24T11:42:00Z"/>
          <w:rFonts w:cs="2  Titr"/>
          <w:sz w:val="32"/>
          <w:szCs w:val="32"/>
          <w:lang w:bidi="fa-IR"/>
        </w:rPr>
      </w:pPr>
      <w:ins w:id="317" w:author="sina maarefi" w:date="2022-07-24T11:42:00Z">
        <w:r>
          <w:rPr>
            <w:noProof/>
          </w:rPr>
          <w:drawing>
            <wp:inline distT="0" distB="0" distL="0" distR="0" wp14:anchorId="2709BDA7" wp14:editId="3BBD804B">
              <wp:extent cx="5448300" cy="533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8300" cy="533400"/>
                      </a:xfrm>
                      <a:prstGeom prst="rect">
                        <a:avLst/>
                      </a:prstGeom>
                    </pic:spPr>
                  </pic:pic>
                </a:graphicData>
              </a:graphic>
            </wp:inline>
          </w:drawing>
        </w:r>
      </w:ins>
    </w:p>
    <w:p w14:paraId="48D404BC" w14:textId="05AC2FD3" w:rsidR="00857998" w:rsidRDefault="00857998" w:rsidP="00531D73">
      <w:pPr>
        <w:rPr>
          <w:ins w:id="318" w:author="sina maarefi" w:date="2022-07-24T11:42:00Z"/>
          <w:rFonts w:cs="2  Titr"/>
          <w:sz w:val="32"/>
          <w:szCs w:val="32"/>
          <w:lang w:bidi="fa-IR"/>
        </w:rPr>
      </w:pPr>
    </w:p>
    <w:p w14:paraId="39B35D56" w14:textId="3F6157E7" w:rsidR="00857998" w:rsidRDefault="00857998" w:rsidP="00531D73">
      <w:pPr>
        <w:rPr>
          <w:ins w:id="319" w:author="sina maarefi" w:date="2022-07-24T11:43:00Z"/>
          <w:rFonts w:cs="2  Titr"/>
          <w:sz w:val="32"/>
          <w:szCs w:val="32"/>
          <w:rtl/>
          <w:lang w:bidi="fa-IR"/>
        </w:rPr>
      </w:pPr>
      <w:ins w:id="320" w:author="sina maarefi" w:date="2022-07-24T11:43:00Z">
        <w:r>
          <w:rPr>
            <w:rFonts w:cs="2  Titr" w:hint="cs"/>
            <w:sz w:val="32"/>
            <w:szCs w:val="32"/>
            <w:rtl/>
            <w:lang w:bidi="fa-IR"/>
          </w:rPr>
          <w:t xml:space="preserve">خوب اون عدد 24 رو میره داخل براکت ...بعد میشه عبارت بالا..این شما رو یاد چی می ندازه..یاد اینکه مثلا وقتی میگن...عضو 24 یک آرایه چی میشه..این هم دقیقا اینه.....مثلا اینجا عضو 24 رو برگردونده یعنی </w:t>
        </w:r>
        <w:r>
          <w:rPr>
            <w:rFonts w:cs="2  Titr"/>
            <w:sz w:val="32"/>
            <w:szCs w:val="32"/>
            <w:lang w:bidi="fa-IR"/>
          </w:rPr>
          <w:t>y</w:t>
        </w:r>
        <w:r>
          <w:rPr>
            <w:rFonts w:cs="2  Titr" w:hint="cs"/>
            <w:sz w:val="32"/>
            <w:szCs w:val="32"/>
            <w:rtl/>
            <w:lang w:bidi="fa-IR"/>
          </w:rPr>
          <w:t xml:space="preserve"> .....</w:t>
        </w:r>
      </w:ins>
    </w:p>
    <w:p w14:paraId="14761528" w14:textId="010CC857" w:rsidR="00857998" w:rsidRDefault="00857998" w:rsidP="00531D73">
      <w:pPr>
        <w:rPr>
          <w:ins w:id="321" w:author="sina maarefi" w:date="2022-07-24T11:44:00Z"/>
          <w:rFonts w:cs="2  Titr"/>
          <w:sz w:val="32"/>
          <w:szCs w:val="32"/>
          <w:rtl/>
          <w:lang w:bidi="fa-IR"/>
        </w:rPr>
      </w:pPr>
      <w:ins w:id="322" w:author="sina maarefi" w:date="2022-07-24T11:44:00Z">
        <w:r>
          <w:rPr>
            <w:noProof/>
          </w:rPr>
          <w:drawing>
            <wp:inline distT="0" distB="0" distL="0" distR="0" wp14:anchorId="7E3CB808" wp14:editId="7A84407B">
              <wp:extent cx="5731510" cy="2730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3050"/>
                      </a:xfrm>
                      <a:prstGeom prst="rect">
                        <a:avLst/>
                      </a:prstGeom>
                    </pic:spPr>
                  </pic:pic>
                </a:graphicData>
              </a:graphic>
            </wp:inline>
          </w:drawing>
        </w:r>
      </w:ins>
    </w:p>
    <w:p w14:paraId="626E6707" w14:textId="005A07F8" w:rsidR="00857998" w:rsidRDefault="00857998" w:rsidP="00531D73">
      <w:pPr>
        <w:rPr>
          <w:ins w:id="323" w:author="sina maarefi" w:date="2022-07-24T11:44:00Z"/>
          <w:rFonts w:cs="2  Titr"/>
          <w:sz w:val="32"/>
          <w:szCs w:val="32"/>
          <w:rtl/>
          <w:lang w:bidi="fa-IR"/>
        </w:rPr>
      </w:pPr>
    </w:p>
    <w:p w14:paraId="18F06E44" w14:textId="651DCB8F" w:rsidR="00857998" w:rsidRDefault="00857998" w:rsidP="00531D73">
      <w:pPr>
        <w:rPr>
          <w:ins w:id="324" w:author="sina maarefi" w:date="2022-07-24T11:44:00Z"/>
          <w:rFonts w:cs="2  Titr"/>
          <w:sz w:val="32"/>
          <w:szCs w:val="32"/>
          <w:rtl/>
          <w:lang w:bidi="fa-IR"/>
        </w:rPr>
      </w:pPr>
      <w:ins w:id="325" w:author="sina maarefi" w:date="2022-07-24T11:44:00Z">
        <w:r>
          <w:rPr>
            <w:rFonts w:cs="2  Titr" w:hint="cs"/>
            <w:sz w:val="32"/>
            <w:szCs w:val="32"/>
            <w:rtl/>
            <w:lang w:bidi="fa-IR"/>
          </w:rPr>
          <w:t xml:space="preserve">حالا نتیجه ی داخل پرانتز شده است </w:t>
        </w:r>
        <w:r>
          <w:rPr>
            <w:rFonts w:cs="2  Titr"/>
            <w:sz w:val="32"/>
            <w:szCs w:val="32"/>
            <w:lang w:bidi="fa-IR"/>
          </w:rPr>
          <w:t>y</w:t>
        </w:r>
        <w:r>
          <w:rPr>
            <w:rFonts w:cs="2  Titr" w:hint="cs"/>
            <w:sz w:val="32"/>
            <w:szCs w:val="32"/>
            <w:rtl/>
            <w:lang w:bidi="fa-IR"/>
          </w:rPr>
          <w:t xml:space="preserve"> ....یعنی تا الان نتیجه به صورت زیر است:</w:t>
        </w:r>
      </w:ins>
    </w:p>
    <w:p w14:paraId="431709C9" w14:textId="36A6DC00" w:rsidR="00857998" w:rsidRDefault="00861090" w:rsidP="00531D73">
      <w:pPr>
        <w:rPr>
          <w:ins w:id="326" w:author="sina maarefi" w:date="2022-07-24T11:45:00Z"/>
          <w:rFonts w:cs="2  Titr"/>
          <w:sz w:val="32"/>
          <w:szCs w:val="32"/>
          <w:lang w:bidi="fa-IR"/>
        </w:rPr>
      </w:pPr>
      <w:ins w:id="327" w:author="sina maarefi" w:date="2022-07-24T11:45:00Z">
        <w:r>
          <w:rPr>
            <w:noProof/>
          </w:rPr>
          <w:drawing>
            <wp:inline distT="0" distB="0" distL="0" distR="0" wp14:anchorId="35900F2E" wp14:editId="72A317D9">
              <wp:extent cx="5362575" cy="209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2575" cy="209550"/>
                      </a:xfrm>
                      <a:prstGeom prst="rect">
                        <a:avLst/>
                      </a:prstGeom>
                    </pic:spPr>
                  </pic:pic>
                </a:graphicData>
              </a:graphic>
            </wp:inline>
          </w:drawing>
        </w:r>
      </w:ins>
    </w:p>
    <w:p w14:paraId="3A52CF9E" w14:textId="65E0337F" w:rsidR="00861090" w:rsidRDefault="00861090" w:rsidP="00531D73">
      <w:pPr>
        <w:rPr>
          <w:ins w:id="328" w:author="sina maarefi" w:date="2022-07-24T11:45:00Z"/>
          <w:rFonts w:cs="2  Titr"/>
          <w:sz w:val="32"/>
          <w:szCs w:val="32"/>
          <w:lang w:bidi="fa-IR"/>
        </w:rPr>
      </w:pPr>
    </w:p>
    <w:p w14:paraId="65246BAC" w14:textId="2805BF84" w:rsidR="00861090" w:rsidRDefault="00861090" w:rsidP="00531D73">
      <w:pPr>
        <w:rPr>
          <w:ins w:id="329" w:author="sina maarefi" w:date="2022-07-24T11:45:00Z"/>
          <w:rFonts w:cs="2  Titr"/>
          <w:sz w:val="32"/>
          <w:szCs w:val="32"/>
          <w:rtl/>
          <w:lang w:bidi="fa-IR"/>
        </w:rPr>
      </w:pPr>
      <w:ins w:id="330" w:author="sina maarefi" w:date="2022-07-24T11:45:00Z">
        <w:r>
          <w:rPr>
            <w:rFonts w:cs="2  Titr" w:hint="cs"/>
            <w:sz w:val="32"/>
            <w:szCs w:val="32"/>
            <w:rtl/>
            <w:lang w:bidi="fa-IR"/>
          </w:rPr>
          <w:t xml:space="preserve">خوب اون هم که یک آرایه ی خالی است..حالا بریم قضیه ی </w:t>
        </w:r>
        <w:r>
          <w:rPr>
            <w:rFonts w:cs="2  Titr"/>
            <w:sz w:val="32"/>
            <w:szCs w:val="32"/>
            <w:lang w:bidi="fa-IR"/>
          </w:rPr>
          <w:t>PUSH</w:t>
        </w:r>
        <w:r>
          <w:rPr>
            <w:rFonts w:cs="2  Titr" w:hint="cs"/>
            <w:sz w:val="32"/>
            <w:szCs w:val="32"/>
            <w:rtl/>
            <w:lang w:bidi="fa-IR"/>
          </w:rPr>
          <w:t xml:space="preserve">  چیه:</w:t>
        </w:r>
      </w:ins>
    </w:p>
    <w:p w14:paraId="7F90FE7F" w14:textId="79E99CBC" w:rsidR="00861090" w:rsidRDefault="00861090" w:rsidP="00531D73">
      <w:pPr>
        <w:rPr>
          <w:ins w:id="331" w:author="sina maarefi" w:date="2022-07-24T11:46:00Z"/>
          <w:rFonts w:cs="2  Titr"/>
          <w:sz w:val="32"/>
          <w:szCs w:val="32"/>
          <w:lang w:bidi="fa-IR"/>
        </w:rPr>
      </w:pPr>
      <w:ins w:id="332" w:author="sina maarefi" w:date="2022-07-24T11:46:00Z">
        <w:r>
          <w:rPr>
            <w:noProof/>
          </w:rPr>
          <w:drawing>
            <wp:inline distT="0" distB="0" distL="0" distR="0" wp14:anchorId="0E14B2FC" wp14:editId="4B23394D">
              <wp:extent cx="5153025" cy="771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3025" cy="771525"/>
                      </a:xfrm>
                      <a:prstGeom prst="rect">
                        <a:avLst/>
                      </a:prstGeom>
                    </pic:spPr>
                  </pic:pic>
                </a:graphicData>
              </a:graphic>
            </wp:inline>
          </w:drawing>
        </w:r>
      </w:ins>
    </w:p>
    <w:p w14:paraId="122ED235" w14:textId="48F05445" w:rsidR="00861090" w:rsidRDefault="00861090" w:rsidP="00531D73">
      <w:pPr>
        <w:rPr>
          <w:ins w:id="333" w:author="sina maarefi" w:date="2022-07-24T11:46:00Z"/>
          <w:rFonts w:cs="2  Titr"/>
          <w:sz w:val="32"/>
          <w:szCs w:val="32"/>
          <w:lang w:bidi="fa-IR"/>
        </w:rPr>
      </w:pPr>
    </w:p>
    <w:p w14:paraId="46DDB80D" w14:textId="07EB4053" w:rsidR="00861090" w:rsidRDefault="00861090" w:rsidP="00531D73">
      <w:pPr>
        <w:rPr>
          <w:ins w:id="334" w:author="sina maarefi" w:date="2022-07-24T11:47:00Z"/>
          <w:rFonts w:cs="2  Titr"/>
          <w:sz w:val="32"/>
          <w:szCs w:val="32"/>
          <w:rtl/>
          <w:lang w:bidi="fa-IR"/>
        </w:rPr>
      </w:pPr>
      <w:ins w:id="335" w:author="sina maarefi" w:date="2022-07-24T11:46:00Z">
        <w:r>
          <w:rPr>
            <w:rFonts w:cs="2  Titr" w:hint="cs"/>
            <w:sz w:val="32"/>
            <w:szCs w:val="32"/>
            <w:rtl/>
            <w:lang w:bidi="fa-IR"/>
          </w:rPr>
          <w:lastRenderedPageBreak/>
          <w:t>یک متود هست که برای آرایه تعریف شده</w:t>
        </w:r>
      </w:ins>
      <w:ins w:id="336" w:author="sina maarefi" w:date="2022-07-24T11:47:00Z">
        <w:r>
          <w:rPr>
            <w:rFonts w:cs="2  Titr" w:hint="cs"/>
            <w:sz w:val="32"/>
            <w:szCs w:val="32"/>
            <w:rtl/>
            <w:lang w:bidi="fa-IR"/>
          </w:rPr>
          <w:t>...</w:t>
        </w:r>
      </w:ins>
    </w:p>
    <w:p w14:paraId="670F74EF" w14:textId="11C9FE7B" w:rsidR="00861090" w:rsidRDefault="00861090" w:rsidP="00531D73">
      <w:pPr>
        <w:rPr>
          <w:ins w:id="337" w:author="sina maarefi" w:date="2022-07-24T11:47:00Z"/>
          <w:rFonts w:cs="2  Titr"/>
          <w:sz w:val="32"/>
          <w:szCs w:val="32"/>
          <w:rtl/>
          <w:lang w:bidi="fa-IR"/>
        </w:rPr>
      </w:pPr>
      <w:ins w:id="338" w:author="sina maarefi" w:date="2022-07-24T11:47:00Z">
        <w:r>
          <w:rPr>
            <w:noProof/>
          </w:rPr>
          <w:drawing>
            <wp:inline distT="0" distB="0" distL="0" distR="0" wp14:anchorId="5ABAE88D" wp14:editId="4F784D67">
              <wp:extent cx="51339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3975" cy="1771650"/>
                      </a:xfrm>
                      <a:prstGeom prst="rect">
                        <a:avLst/>
                      </a:prstGeom>
                    </pic:spPr>
                  </pic:pic>
                </a:graphicData>
              </a:graphic>
            </wp:inline>
          </w:drawing>
        </w:r>
      </w:ins>
    </w:p>
    <w:p w14:paraId="0D346790" w14:textId="0F3C284E" w:rsidR="00861090" w:rsidRDefault="00861090" w:rsidP="00531D73">
      <w:pPr>
        <w:rPr>
          <w:ins w:id="339" w:author="sina maarefi" w:date="2022-07-24T11:47:00Z"/>
          <w:rFonts w:cs="2  Titr"/>
          <w:sz w:val="32"/>
          <w:szCs w:val="32"/>
          <w:rtl/>
          <w:lang w:bidi="fa-IR"/>
        </w:rPr>
      </w:pPr>
    </w:p>
    <w:p w14:paraId="11E2E406" w14:textId="7FE59FB3" w:rsidR="00861090" w:rsidRDefault="00861090" w:rsidP="00531D73">
      <w:pPr>
        <w:rPr>
          <w:ins w:id="340" w:author="sina maarefi" w:date="2022-07-24T11:48:00Z"/>
          <w:rFonts w:cs="2  Titr"/>
          <w:sz w:val="32"/>
          <w:szCs w:val="32"/>
          <w:rtl/>
          <w:lang w:bidi="fa-IR"/>
        </w:rPr>
      </w:pPr>
      <w:ins w:id="341" w:author="sina maarefi" w:date="2022-07-24T11:47:00Z">
        <w:r>
          <w:rPr>
            <w:rFonts w:cs="2  Titr" w:hint="cs"/>
            <w:sz w:val="32"/>
            <w:szCs w:val="32"/>
            <w:rtl/>
            <w:lang w:bidi="fa-IR"/>
          </w:rPr>
          <w:t xml:space="preserve">خوب خیلی توضیحات عالی داده..گفته </w:t>
        </w:r>
        <w:r>
          <w:rPr>
            <w:rFonts w:cs="2  Titr"/>
            <w:sz w:val="32"/>
            <w:szCs w:val="32"/>
            <w:lang w:bidi="fa-IR"/>
          </w:rPr>
          <w:t>PUSH</w:t>
        </w:r>
        <w:r>
          <w:rPr>
            <w:rFonts w:cs="2  Titr" w:hint="cs"/>
            <w:sz w:val="32"/>
            <w:szCs w:val="32"/>
            <w:rtl/>
            <w:lang w:bidi="fa-IR"/>
          </w:rPr>
          <w:t xml:space="preserve">   یک عضو جدید به آرایه اضافه میکنه.....</w:t>
        </w:r>
      </w:ins>
      <w:ins w:id="342" w:author="sina maarefi" w:date="2022-07-24T11:48:00Z">
        <w:r>
          <w:rPr>
            <w:rFonts w:cs="2  Titr" w:hint="cs"/>
            <w:sz w:val="32"/>
            <w:szCs w:val="32"/>
            <w:rtl/>
            <w:lang w:bidi="fa-IR"/>
          </w:rPr>
          <w:t>در نتیجه طول رو تغییر میده..همچنین تعداد اعضا رو هم برم</w:t>
        </w:r>
        <w:r w:rsidR="008E02F4">
          <w:rPr>
            <w:rFonts w:cs="2  Titr" w:hint="cs"/>
            <w:sz w:val="32"/>
            <w:szCs w:val="32"/>
            <w:rtl/>
            <w:lang w:bidi="fa-IR"/>
          </w:rPr>
          <w:t>یگردونه..راست هم میگه من الان از این متود استفاده کردم نتیجه عدد 8 رو برگردوند.....چون 7 تا عضو از قبل داشت..منم یکی اضافه کردم شد 8 تا..</w:t>
        </w:r>
      </w:ins>
    </w:p>
    <w:p w14:paraId="272C88F8" w14:textId="702AFB68" w:rsidR="008E02F4" w:rsidRDefault="008E02F4" w:rsidP="00531D73">
      <w:pPr>
        <w:rPr>
          <w:ins w:id="343" w:author="sina maarefi" w:date="2022-07-24T11:49:00Z"/>
          <w:rFonts w:cs="2  Titr"/>
          <w:sz w:val="32"/>
          <w:szCs w:val="32"/>
          <w:rtl/>
          <w:lang w:bidi="fa-IR"/>
        </w:rPr>
      </w:pPr>
      <w:ins w:id="344" w:author="sina maarefi" w:date="2022-07-24T11:49:00Z">
        <w:r>
          <w:rPr>
            <w:noProof/>
          </w:rPr>
          <w:drawing>
            <wp:inline distT="0" distB="0" distL="0" distR="0" wp14:anchorId="1B0BCC61" wp14:editId="77C9044C">
              <wp:extent cx="5731510" cy="6515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51510"/>
                      </a:xfrm>
                      <a:prstGeom prst="rect">
                        <a:avLst/>
                      </a:prstGeom>
                    </pic:spPr>
                  </pic:pic>
                </a:graphicData>
              </a:graphic>
            </wp:inline>
          </w:drawing>
        </w:r>
      </w:ins>
    </w:p>
    <w:p w14:paraId="3BFBB40D" w14:textId="2BD2AAFD" w:rsidR="008E02F4" w:rsidRDefault="008E02F4" w:rsidP="00531D73">
      <w:pPr>
        <w:rPr>
          <w:ins w:id="345" w:author="sina maarefi" w:date="2022-07-24T11:49:00Z"/>
          <w:rFonts w:cs="2  Titr"/>
          <w:sz w:val="32"/>
          <w:szCs w:val="32"/>
          <w:rtl/>
          <w:lang w:bidi="fa-IR"/>
        </w:rPr>
      </w:pPr>
    </w:p>
    <w:p w14:paraId="4BF688BF" w14:textId="1F09B58B" w:rsidR="008E02F4" w:rsidRDefault="008E02F4" w:rsidP="00531D73">
      <w:pPr>
        <w:rPr>
          <w:ins w:id="346" w:author="sina maarefi" w:date="2022-07-24T11:50:00Z"/>
          <w:rFonts w:cs="2  Titr"/>
          <w:sz w:val="32"/>
          <w:szCs w:val="32"/>
          <w:rtl/>
          <w:lang w:bidi="fa-IR"/>
        </w:rPr>
      </w:pPr>
      <w:ins w:id="347" w:author="sina maarefi" w:date="2022-07-24T11:49:00Z">
        <w:r>
          <w:rPr>
            <w:rFonts w:cs="2  Titr" w:hint="cs"/>
            <w:sz w:val="32"/>
            <w:szCs w:val="32"/>
            <w:rtl/>
            <w:lang w:bidi="fa-IR"/>
          </w:rPr>
          <w:t xml:space="preserve">خوب چون </w:t>
        </w:r>
      </w:ins>
      <w:ins w:id="348" w:author="sina maarefi" w:date="2022-07-24T11:50:00Z">
        <w:r>
          <w:rPr>
            <w:rFonts w:cs="2  Titr" w:hint="cs"/>
            <w:sz w:val="32"/>
            <w:szCs w:val="32"/>
            <w:rtl/>
            <w:lang w:bidi="fa-IR"/>
          </w:rPr>
          <w:t>داهل حلقه تعریف شده است....این عملیات برای هفته بار صورت مییگرد..یعنی هی یک عضو به صورت رندوم به این آرایه اضافه میشود..مثلا نتیجه میتواند این آرایه باشد:</w:t>
        </w:r>
      </w:ins>
    </w:p>
    <w:p w14:paraId="52864F6A" w14:textId="616EC678" w:rsidR="008E02F4" w:rsidRDefault="00A90158" w:rsidP="00531D73">
      <w:pPr>
        <w:rPr>
          <w:ins w:id="349" w:author="sina maarefi" w:date="2022-07-24T11:52:00Z"/>
          <w:rFonts w:cs="2  Titr"/>
          <w:sz w:val="32"/>
          <w:szCs w:val="32"/>
          <w:lang w:bidi="fa-IR"/>
        </w:rPr>
      </w:pPr>
      <w:ins w:id="350" w:author="sina maarefi" w:date="2022-07-24T11:52:00Z">
        <w:r>
          <w:rPr>
            <w:noProof/>
          </w:rPr>
          <w:drawing>
            <wp:inline distT="0" distB="0" distL="0" distR="0" wp14:anchorId="474E0DBC" wp14:editId="1871B30A">
              <wp:extent cx="5486400" cy="552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552450"/>
                      </a:xfrm>
                      <a:prstGeom prst="rect">
                        <a:avLst/>
                      </a:prstGeom>
                    </pic:spPr>
                  </pic:pic>
                </a:graphicData>
              </a:graphic>
            </wp:inline>
          </w:drawing>
        </w:r>
      </w:ins>
    </w:p>
    <w:p w14:paraId="71C0DCD5" w14:textId="79E60E36" w:rsidR="00A90158" w:rsidRDefault="00A90158" w:rsidP="00531D73">
      <w:pPr>
        <w:rPr>
          <w:ins w:id="351" w:author="sina maarefi" w:date="2022-07-24T11:52:00Z"/>
          <w:rFonts w:cs="2  Titr"/>
          <w:sz w:val="32"/>
          <w:szCs w:val="32"/>
          <w:lang w:bidi="fa-IR"/>
        </w:rPr>
      </w:pPr>
    </w:p>
    <w:p w14:paraId="09BC1685" w14:textId="29A9883E" w:rsidR="00A90158" w:rsidRDefault="00A90158" w:rsidP="00531D73">
      <w:pPr>
        <w:rPr>
          <w:ins w:id="352" w:author="sina maarefi" w:date="2022-07-24T11:52:00Z"/>
          <w:rFonts w:cs="2  Titr"/>
          <w:sz w:val="32"/>
          <w:szCs w:val="32"/>
          <w:rtl/>
          <w:lang w:bidi="fa-IR"/>
        </w:rPr>
      </w:pPr>
      <w:ins w:id="353" w:author="sina maarefi" w:date="2022-07-24T11:52:00Z">
        <w:r>
          <w:rPr>
            <w:rFonts w:cs="2  Titr" w:hint="cs"/>
            <w:sz w:val="32"/>
            <w:szCs w:val="32"/>
            <w:rtl/>
            <w:lang w:bidi="fa-IR"/>
          </w:rPr>
          <w:t>یک آرایه بدین صورت درست شده است....</w:t>
        </w:r>
      </w:ins>
    </w:p>
    <w:p w14:paraId="67DC731C" w14:textId="1918652B" w:rsidR="00A90158" w:rsidRDefault="000B1BD4" w:rsidP="00531D73">
      <w:pPr>
        <w:rPr>
          <w:ins w:id="354" w:author="sina maarefi" w:date="2022-07-24T11:52:00Z"/>
          <w:rFonts w:cs="2  Titr"/>
          <w:sz w:val="32"/>
          <w:szCs w:val="32"/>
          <w:rtl/>
          <w:lang w:bidi="fa-IR"/>
        </w:rPr>
      </w:pPr>
      <w:ins w:id="355" w:author="sina maarefi" w:date="2022-07-24T11:52:00Z">
        <w:r>
          <w:rPr>
            <w:rFonts w:cs="2  Titr" w:hint="cs"/>
            <w:sz w:val="32"/>
            <w:szCs w:val="32"/>
            <w:rtl/>
            <w:lang w:bidi="fa-IR"/>
          </w:rPr>
          <w:lastRenderedPageBreak/>
          <w:t>خوب حالا بریم ببینیم قدم های بعدی چیه:</w:t>
        </w:r>
      </w:ins>
    </w:p>
    <w:p w14:paraId="57EDEE99" w14:textId="115FE150" w:rsidR="000B1BD4" w:rsidRDefault="00D81C29" w:rsidP="00531D73">
      <w:pPr>
        <w:rPr>
          <w:ins w:id="356" w:author="sina maarefi" w:date="2022-07-24T11:52:00Z"/>
          <w:rFonts w:cs="2  Titr"/>
          <w:sz w:val="32"/>
          <w:szCs w:val="32"/>
          <w:rtl/>
          <w:lang w:bidi="fa-IR"/>
        </w:rPr>
      </w:pPr>
      <w:ins w:id="357" w:author="sina maarefi" w:date="2022-07-24T11:52:00Z">
        <w:r>
          <w:rPr>
            <w:noProof/>
          </w:rPr>
          <w:drawing>
            <wp:inline distT="0" distB="0" distL="0" distR="0" wp14:anchorId="1066F680" wp14:editId="2261DC7F">
              <wp:extent cx="5731510" cy="4425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42595"/>
                      </a:xfrm>
                      <a:prstGeom prst="rect">
                        <a:avLst/>
                      </a:prstGeom>
                    </pic:spPr>
                  </pic:pic>
                </a:graphicData>
              </a:graphic>
            </wp:inline>
          </w:drawing>
        </w:r>
      </w:ins>
    </w:p>
    <w:p w14:paraId="26537F39" w14:textId="44486A05" w:rsidR="00D81C29" w:rsidRDefault="00D81C29" w:rsidP="00531D73">
      <w:pPr>
        <w:rPr>
          <w:ins w:id="358" w:author="sina maarefi" w:date="2022-07-24T11:52:00Z"/>
          <w:rFonts w:cs="2  Titr"/>
          <w:sz w:val="32"/>
          <w:szCs w:val="32"/>
          <w:rtl/>
          <w:lang w:bidi="fa-IR"/>
        </w:rPr>
      </w:pPr>
    </w:p>
    <w:p w14:paraId="29181B22" w14:textId="7801D232" w:rsidR="00D81C29" w:rsidRDefault="00D81C29" w:rsidP="00531D73">
      <w:pPr>
        <w:rPr>
          <w:ins w:id="359" w:author="sina maarefi" w:date="2022-07-24T11:53:00Z"/>
          <w:rFonts w:cs="2  Titr"/>
          <w:sz w:val="32"/>
          <w:szCs w:val="32"/>
          <w:rtl/>
          <w:lang w:bidi="fa-IR"/>
        </w:rPr>
      </w:pPr>
      <w:ins w:id="360" w:author="sina maarefi" w:date="2022-07-24T11:52:00Z">
        <w:r>
          <w:rPr>
            <w:rFonts w:cs="2  Titr" w:hint="cs"/>
            <w:sz w:val="32"/>
            <w:szCs w:val="32"/>
            <w:rtl/>
            <w:lang w:bidi="fa-IR"/>
          </w:rPr>
          <w:t xml:space="preserve">خوب اومده یک متغیر تعریف کرده به نام </w:t>
        </w:r>
      </w:ins>
      <w:ins w:id="361" w:author="sina maarefi" w:date="2022-07-24T11:53:00Z">
        <w:r>
          <w:rPr>
            <w:rFonts w:cs="2  Titr"/>
            <w:sz w:val="32"/>
            <w:szCs w:val="32"/>
            <w:lang w:bidi="fa-IR"/>
          </w:rPr>
          <w:t>join</w:t>
        </w:r>
        <w:r>
          <w:rPr>
            <w:rFonts w:cs="2  Titr" w:hint="cs"/>
            <w:sz w:val="32"/>
            <w:szCs w:val="32"/>
            <w:rtl/>
            <w:lang w:bidi="fa-IR"/>
          </w:rPr>
          <w:t xml:space="preserve">  ...بر روی اون آرایه ی بالا که شامل هفت کاراکتر تصادفی بود...</w:t>
        </w:r>
      </w:ins>
    </w:p>
    <w:p w14:paraId="78E9CC2F" w14:textId="13541418" w:rsidR="00D81C29" w:rsidRDefault="00EA46A6" w:rsidP="00531D73">
      <w:pPr>
        <w:rPr>
          <w:ins w:id="362" w:author="sina maarefi" w:date="2022-07-24T11:56:00Z"/>
          <w:rFonts w:cs="2  Titr"/>
          <w:sz w:val="32"/>
          <w:szCs w:val="32"/>
          <w:lang w:bidi="fa-IR"/>
        </w:rPr>
      </w:pPr>
      <w:ins w:id="363" w:author="sina maarefi" w:date="2022-07-24T11:56:00Z">
        <w:r>
          <w:rPr>
            <w:noProof/>
          </w:rPr>
          <w:drawing>
            <wp:inline distT="0" distB="0" distL="0" distR="0" wp14:anchorId="357A010D" wp14:editId="24871B67">
              <wp:extent cx="4457700" cy="752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7700" cy="752475"/>
                      </a:xfrm>
                      <a:prstGeom prst="rect">
                        <a:avLst/>
                      </a:prstGeom>
                    </pic:spPr>
                  </pic:pic>
                </a:graphicData>
              </a:graphic>
            </wp:inline>
          </w:drawing>
        </w:r>
      </w:ins>
    </w:p>
    <w:p w14:paraId="1B9388A1" w14:textId="3BD1F9EA" w:rsidR="00EA46A6" w:rsidRDefault="00EA46A6" w:rsidP="00531D73">
      <w:pPr>
        <w:rPr>
          <w:ins w:id="364" w:author="sina maarefi" w:date="2022-07-24T11:56:00Z"/>
          <w:rFonts w:cs="2  Titr"/>
          <w:sz w:val="32"/>
          <w:szCs w:val="32"/>
          <w:lang w:bidi="fa-IR"/>
        </w:rPr>
      </w:pPr>
    </w:p>
    <w:p w14:paraId="016D683E" w14:textId="5A5631D6" w:rsidR="00EA46A6" w:rsidRDefault="00EA46A6" w:rsidP="00531D73">
      <w:pPr>
        <w:rPr>
          <w:ins w:id="365" w:author="sina maarefi" w:date="2022-07-24T11:56:00Z"/>
          <w:rFonts w:cs="2  Titr"/>
          <w:sz w:val="32"/>
          <w:szCs w:val="32"/>
          <w:rtl/>
          <w:lang w:bidi="fa-IR"/>
        </w:rPr>
      </w:pPr>
      <w:ins w:id="366" w:author="sina maarefi" w:date="2022-07-24T11:56:00Z">
        <w:r>
          <w:rPr>
            <w:rFonts w:cs="2  Titr" w:hint="cs"/>
            <w:sz w:val="32"/>
            <w:szCs w:val="32"/>
            <w:rtl/>
            <w:lang w:bidi="fa-IR"/>
          </w:rPr>
          <w:t>باز یک متود که بر روی آرایه تعریف شده است..</w:t>
        </w:r>
      </w:ins>
    </w:p>
    <w:p w14:paraId="37C2BB34" w14:textId="295E64B9" w:rsidR="00EA46A6" w:rsidRDefault="00EA46A6" w:rsidP="00531D73">
      <w:pPr>
        <w:rPr>
          <w:ins w:id="367" w:author="sina maarefi" w:date="2022-07-24T11:59:00Z"/>
          <w:rFonts w:cs="2  Titr"/>
          <w:sz w:val="32"/>
          <w:szCs w:val="32"/>
          <w:lang w:bidi="fa-IR"/>
        </w:rPr>
      </w:pPr>
      <w:ins w:id="368" w:author="sina maarefi" w:date="2022-07-24T11:59:00Z">
        <w:r>
          <w:rPr>
            <w:noProof/>
          </w:rPr>
          <w:drawing>
            <wp:inline distT="0" distB="0" distL="0" distR="0" wp14:anchorId="499E7BEA" wp14:editId="60048B3C">
              <wp:extent cx="5000625" cy="2133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0625" cy="2133600"/>
                      </a:xfrm>
                      <a:prstGeom prst="rect">
                        <a:avLst/>
                      </a:prstGeom>
                    </pic:spPr>
                  </pic:pic>
                </a:graphicData>
              </a:graphic>
            </wp:inline>
          </w:drawing>
        </w:r>
      </w:ins>
    </w:p>
    <w:p w14:paraId="254AE493" w14:textId="21000C76" w:rsidR="00EA46A6" w:rsidRDefault="00EA46A6" w:rsidP="00531D73">
      <w:pPr>
        <w:rPr>
          <w:ins w:id="369" w:author="sina maarefi" w:date="2022-07-24T11:59:00Z"/>
          <w:rFonts w:cs="2  Titr"/>
          <w:sz w:val="32"/>
          <w:szCs w:val="32"/>
          <w:lang w:bidi="fa-IR"/>
        </w:rPr>
      </w:pPr>
    </w:p>
    <w:p w14:paraId="19EAD520" w14:textId="0B9C0EFF" w:rsidR="00EA46A6" w:rsidRDefault="00EA46A6" w:rsidP="00531D73">
      <w:pPr>
        <w:rPr>
          <w:ins w:id="370" w:author="sina maarefi" w:date="2022-07-24T12:00:00Z"/>
          <w:rFonts w:cs="2  Titr"/>
          <w:sz w:val="32"/>
          <w:szCs w:val="32"/>
          <w:rtl/>
          <w:lang w:bidi="fa-IR"/>
        </w:rPr>
      </w:pPr>
      <w:ins w:id="371" w:author="sina maarefi" w:date="2022-07-24T11:59:00Z">
        <w:r>
          <w:rPr>
            <w:rFonts w:cs="2  Titr" w:hint="cs"/>
            <w:sz w:val="32"/>
            <w:szCs w:val="32"/>
            <w:rtl/>
            <w:lang w:bidi="fa-IR"/>
          </w:rPr>
          <w:t xml:space="preserve">اعضای یک آرایه رو </w:t>
        </w:r>
      </w:ins>
      <w:ins w:id="372" w:author="sina maarefi" w:date="2022-07-24T12:00:00Z">
        <w:r>
          <w:rPr>
            <w:rFonts w:cs="2  Titr" w:hint="cs"/>
            <w:sz w:val="32"/>
            <w:szCs w:val="32"/>
            <w:rtl/>
            <w:lang w:bidi="fa-IR"/>
          </w:rPr>
          <w:t>متحد میکنه و به صورت استرینگ خروجی میده...</w:t>
        </w:r>
      </w:ins>
    </w:p>
    <w:p w14:paraId="7CF7FB2A" w14:textId="51962957" w:rsidR="00EA46A6" w:rsidRDefault="00EA46A6" w:rsidP="00531D73">
      <w:pPr>
        <w:rPr>
          <w:ins w:id="373" w:author="sina maarefi" w:date="2022-07-24T12:00:00Z"/>
          <w:rFonts w:cs="2  Titr"/>
          <w:sz w:val="32"/>
          <w:szCs w:val="32"/>
          <w:rtl/>
          <w:lang w:bidi="fa-IR"/>
        </w:rPr>
      </w:pPr>
      <w:ins w:id="374" w:author="sina maarefi" w:date="2022-07-24T12:00:00Z">
        <w:r>
          <w:rPr>
            <w:noProof/>
          </w:rPr>
          <w:drawing>
            <wp:inline distT="0" distB="0" distL="0" distR="0" wp14:anchorId="627A9E22" wp14:editId="15116070">
              <wp:extent cx="3048000" cy="333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8000" cy="333375"/>
                      </a:xfrm>
                      <a:prstGeom prst="rect">
                        <a:avLst/>
                      </a:prstGeom>
                    </pic:spPr>
                  </pic:pic>
                </a:graphicData>
              </a:graphic>
            </wp:inline>
          </w:drawing>
        </w:r>
      </w:ins>
    </w:p>
    <w:p w14:paraId="08BCCE84" w14:textId="51246714" w:rsidR="00EA46A6" w:rsidRDefault="00EA46A6" w:rsidP="00531D73">
      <w:pPr>
        <w:rPr>
          <w:ins w:id="375" w:author="sina maarefi" w:date="2022-07-24T12:00:00Z"/>
          <w:rFonts w:cs="2  Titr"/>
          <w:sz w:val="32"/>
          <w:szCs w:val="32"/>
          <w:rtl/>
          <w:lang w:bidi="fa-IR"/>
        </w:rPr>
      </w:pPr>
    </w:p>
    <w:p w14:paraId="7C935556" w14:textId="3637096F" w:rsidR="00EA46A6" w:rsidRDefault="00EA46A6" w:rsidP="00531D73">
      <w:pPr>
        <w:rPr>
          <w:ins w:id="376" w:author="sina maarefi" w:date="2022-07-24T12:00:00Z"/>
          <w:rFonts w:cs="2  Titr"/>
          <w:sz w:val="32"/>
          <w:szCs w:val="32"/>
          <w:rtl/>
          <w:lang w:bidi="fa-IR"/>
        </w:rPr>
      </w:pPr>
      <w:ins w:id="377" w:author="sina maarefi" w:date="2022-07-24T12:00:00Z">
        <w:r>
          <w:rPr>
            <w:rFonts w:cs="2  Titr" w:hint="cs"/>
            <w:sz w:val="32"/>
            <w:szCs w:val="32"/>
            <w:rtl/>
            <w:lang w:bidi="fa-IR"/>
          </w:rPr>
          <w:t xml:space="preserve">این </w:t>
        </w:r>
        <w:r>
          <w:rPr>
            <w:rFonts w:cs="2  Titr"/>
            <w:sz w:val="32"/>
            <w:szCs w:val="32"/>
            <w:lang w:bidi="fa-IR"/>
          </w:rPr>
          <w:t>and</w:t>
        </w:r>
        <w:r>
          <w:rPr>
            <w:rFonts w:cs="2  Titr" w:hint="cs"/>
            <w:sz w:val="32"/>
            <w:szCs w:val="32"/>
            <w:rtl/>
            <w:lang w:bidi="fa-IR"/>
          </w:rPr>
          <w:t xml:space="preserve">  که گذاشته...این یعنی بین کاراکترها یک </w:t>
        </w:r>
        <w:r>
          <w:rPr>
            <w:rFonts w:cs="2  Titr"/>
            <w:sz w:val="32"/>
            <w:szCs w:val="32"/>
            <w:lang w:bidi="fa-IR"/>
          </w:rPr>
          <w:t>and</w:t>
        </w:r>
        <w:r>
          <w:rPr>
            <w:rFonts w:cs="2  Titr" w:hint="cs"/>
            <w:sz w:val="32"/>
            <w:szCs w:val="32"/>
            <w:rtl/>
            <w:lang w:bidi="fa-IR"/>
          </w:rPr>
          <w:t xml:space="preserve">  هم میذاره..</w:t>
        </w:r>
      </w:ins>
    </w:p>
    <w:p w14:paraId="7871C668" w14:textId="7F5EC3FE" w:rsidR="00EA46A6" w:rsidRDefault="007B4DF6" w:rsidP="00531D73">
      <w:pPr>
        <w:rPr>
          <w:ins w:id="378" w:author="sina maarefi" w:date="2022-07-24T12:00:00Z"/>
          <w:rFonts w:cs="2  Titr"/>
          <w:sz w:val="32"/>
          <w:szCs w:val="32"/>
          <w:rtl/>
          <w:lang w:bidi="fa-IR"/>
        </w:rPr>
      </w:pPr>
      <w:ins w:id="379" w:author="sina maarefi" w:date="2022-07-24T12:00:00Z">
        <w:r>
          <w:rPr>
            <w:noProof/>
          </w:rPr>
          <w:lastRenderedPageBreak/>
          <w:drawing>
            <wp:inline distT="0" distB="0" distL="0" distR="0" wp14:anchorId="3991CC5B" wp14:editId="2959832C">
              <wp:extent cx="2409825" cy="2571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9825" cy="257175"/>
                      </a:xfrm>
                      <a:prstGeom prst="rect">
                        <a:avLst/>
                      </a:prstGeom>
                    </pic:spPr>
                  </pic:pic>
                </a:graphicData>
              </a:graphic>
            </wp:inline>
          </w:drawing>
        </w:r>
      </w:ins>
    </w:p>
    <w:p w14:paraId="7191F124" w14:textId="1B77D99C" w:rsidR="007B4DF6" w:rsidRDefault="007B4DF6" w:rsidP="00531D73">
      <w:pPr>
        <w:rPr>
          <w:ins w:id="380" w:author="sina maarefi" w:date="2022-07-24T12:00:00Z"/>
          <w:rFonts w:cs="2  Titr"/>
          <w:sz w:val="32"/>
          <w:szCs w:val="32"/>
          <w:rtl/>
          <w:lang w:bidi="fa-IR"/>
        </w:rPr>
      </w:pPr>
    </w:p>
    <w:p w14:paraId="5FE3E493" w14:textId="690BC236" w:rsidR="007B4DF6" w:rsidRDefault="007B4DF6" w:rsidP="00531D73">
      <w:pPr>
        <w:rPr>
          <w:ins w:id="381" w:author="sina maarefi" w:date="2022-07-24T12:01:00Z"/>
          <w:rFonts w:cs="2  Titr"/>
          <w:sz w:val="32"/>
          <w:szCs w:val="32"/>
          <w:rtl/>
          <w:lang w:bidi="fa-IR"/>
        </w:rPr>
      </w:pPr>
      <w:ins w:id="382" w:author="sina maarefi" w:date="2022-07-24T12:00:00Z">
        <w:r>
          <w:rPr>
            <w:rFonts w:cs="2  Titr" w:hint="cs"/>
            <w:sz w:val="32"/>
            <w:szCs w:val="32"/>
            <w:rtl/>
            <w:lang w:bidi="fa-IR"/>
          </w:rPr>
          <w:t>الان اینجا ک</w:t>
        </w:r>
      </w:ins>
      <w:ins w:id="383" w:author="sina maarefi" w:date="2022-07-24T12:01:00Z">
        <w:r>
          <w:rPr>
            <w:rFonts w:cs="2  Titr" w:hint="cs"/>
            <w:sz w:val="32"/>
            <w:szCs w:val="32"/>
            <w:rtl/>
            <w:lang w:bidi="fa-IR"/>
          </w:rPr>
          <w:t>ه اومده این رو اینطوی گذاشته..این هیچ تاثیری نداره..ولی اگر دابل بود ..بین هر کاراکتر یک فاصله مینداخت...</w:t>
        </w:r>
      </w:ins>
    </w:p>
    <w:p w14:paraId="03267E31" w14:textId="5E0AFF15" w:rsidR="007B4DF6" w:rsidRDefault="007B4DF6" w:rsidP="00531D73">
      <w:pPr>
        <w:rPr>
          <w:ins w:id="384" w:author="sina maarefi" w:date="2022-07-24T12:01:00Z"/>
          <w:rFonts w:cs="2  Titr"/>
          <w:sz w:val="32"/>
          <w:szCs w:val="32"/>
          <w:rtl/>
          <w:lang w:bidi="fa-IR"/>
        </w:rPr>
      </w:pPr>
      <w:ins w:id="385" w:author="sina maarefi" w:date="2022-07-24T12:01:00Z">
        <w:r>
          <w:rPr>
            <w:noProof/>
          </w:rPr>
          <w:drawing>
            <wp:inline distT="0" distB="0" distL="0" distR="0" wp14:anchorId="48204A37" wp14:editId="19CBF52D">
              <wp:extent cx="2695575" cy="638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95575" cy="638175"/>
                      </a:xfrm>
                      <a:prstGeom prst="rect">
                        <a:avLst/>
                      </a:prstGeom>
                    </pic:spPr>
                  </pic:pic>
                </a:graphicData>
              </a:graphic>
            </wp:inline>
          </w:drawing>
        </w:r>
      </w:ins>
    </w:p>
    <w:p w14:paraId="66E8BCD7" w14:textId="5A1EDCAA" w:rsidR="007B4DF6" w:rsidRDefault="007B4DF6" w:rsidP="00531D73">
      <w:pPr>
        <w:rPr>
          <w:ins w:id="386" w:author="sina maarefi" w:date="2022-07-24T12:01:00Z"/>
          <w:rFonts w:cs="2  Titr"/>
          <w:sz w:val="32"/>
          <w:szCs w:val="32"/>
          <w:rtl/>
          <w:lang w:bidi="fa-IR"/>
        </w:rPr>
      </w:pPr>
      <w:ins w:id="387" w:author="sina maarefi" w:date="2022-07-24T12:01:00Z">
        <w:r>
          <w:rPr>
            <w:rFonts w:cs="2  Titr" w:hint="cs"/>
            <w:sz w:val="32"/>
            <w:szCs w:val="32"/>
            <w:rtl/>
            <w:lang w:bidi="fa-IR"/>
          </w:rPr>
          <w:t xml:space="preserve">نگاه از درونش به عنوان </w:t>
        </w:r>
        <w:r>
          <w:rPr>
            <w:rFonts w:cs="2  Titr"/>
            <w:sz w:val="32"/>
            <w:szCs w:val="32"/>
            <w:lang w:bidi="fa-IR"/>
          </w:rPr>
          <w:t>separator</w:t>
        </w:r>
        <w:r>
          <w:rPr>
            <w:rFonts w:cs="2  Titr" w:hint="cs"/>
            <w:sz w:val="32"/>
            <w:szCs w:val="32"/>
            <w:rtl/>
            <w:lang w:bidi="fa-IR"/>
          </w:rPr>
          <w:t xml:space="preserve">  نام برده..</w:t>
        </w:r>
      </w:ins>
    </w:p>
    <w:p w14:paraId="6D045A92" w14:textId="4FB1D9DF" w:rsidR="007B4DF6" w:rsidRDefault="00E951CA" w:rsidP="00531D73">
      <w:pPr>
        <w:rPr>
          <w:ins w:id="388" w:author="sina maarefi" w:date="2022-07-24T12:02:00Z"/>
          <w:rFonts w:cs="2  Titr"/>
          <w:sz w:val="32"/>
          <w:szCs w:val="32"/>
          <w:rtl/>
          <w:lang w:bidi="fa-IR"/>
        </w:rPr>
      </w:pPr>
      <w:ins w:id="389" w:author="sina maarefi" w:date="2022-07-24T12:02:00Z">
        <w:r>
          <w:rPr>
            <w:noProof/>
          </w:rPr>
          <w:drawing>
            <wp:inline distT="0" distB="0" distL="0" distR="0" wp14:anchorId="5DB2FD5F" wp14:editId="6B27E9AF">
              <wp:extent cx="5731510" cy="488315"/>
              <wp:effectExtent l="0" t="0" r="254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8315"/>
                      </a:xfrm>
                      <a:prstGeom prst="rect">
                        <a:avLst/>
                      </a:prstGeom>
                    </pic:spPr>
                  </pic:pic>
                </a:graphicData>
              </a:graphic>
            </wp:inline>
          </w:drawing>
        </w:r>
      </w:ins>
    </w:p>
    <w:p w14:paraId="750019A0" w14:textId="1FE3FDB9" w:rsidR="00E951CA" w:rsidRDefault="00E951CA" w:rsidP="00531D73">
      <w:pPr>
        <w:rPr>
          <w:ins w:id="390" w:author="sina maarefi" w:date="2022-07-24T12:02:00Z"/>
          <w:rFonts w:cs="2  Titr"/>
          <w:sz w:val="32"/>
          <w:szCs w:val="32"/>
          <w:rtl/>
          <w:lang w:bidi="fa-IR"/>
        </w:rPr>
      </w:pPr>
    </w:p>
    <w:p w14:paraId="08895995" w14:textId="5A5D8B30" w:rsidR="00E951CA" w:rsidRDefault="00E951CA" w:rsidP="00531D73">
      <w:pPr>
        <w:rPr>
          <w:ins w:id="391" w:author="sina maarefi" w:date="2022-07-24T12:02:00Z"/>
          <w:rFonts w:cs="2  Titr"/>
          <w:sz w:val="32"/>
          <w:szCs w:val="32"/>
          <w:rtl/>
          <w:lang w:bidi="fa-IR"/>
        </w:rPr>
      </w:pPr>
      <w:ins w:id="392" w:author="sina maarefi" w:date="2022-07-24T12:02:00Z">
        <w:r>
          <w:rPr>
            <w:rFonts w:cs="2  Titr" w:hint="cs"/>
            <w:sz w:val="32"/>
            <w:szCs w:val="32"/>
            <w:rtl/>
            <w:lang w:bidi="fa-IR"/>
          </w:rPr>
          <w:t>خوب اون هفت کاراکتر رو تبدیل میکنه به یک نوشته..مثلا :</w:t>
        </w:r>
      </w:ins>
    </w:p>
    <w:p w14:paraId="51B18D59" w14:textId="2CD1FAFB" w:rsidR="00E951CA" w:rsidRDefault="00E951CA" w:rsidP="00E951CA">
      <w:pPr>
        <w:jc w:val="right"/>
        <w:rPr>
          <w:ins w:id="393" w:author="sina maarefi" w:date="2022-07-24T12:02:00Z"/>
          <w:rFonts w:cs="Calibri"/>
          <w:sz w:val="32"/>
          <w:szCs w:val="32"/>
          <w:lang w:bidi="fa-IR"/>
        </w:rPr>
      </w:pPr>
      <w:ins w:id="394" w:author="sina maarefi" w:date="2022-07-24T12:02:00Z">
        <w:r>
          <w:rPr>
            <w:rFonts w:cs="Calibri"/>
            <w:sz w:val="32"/>
            <w:szCs w:val="32"/>
            <w:lang w:bidi="fa-IR"/>
          </w:rPr>
          <w:t>"</w:t>
        </w:r>
        <w:proofErr w:type="spellStart"/>
        <w:r>
          <w:rPr>
            <w:rFonts w:cs="Calibri"/>
            <w:sz w:val="32"/>
            <w:szCs w:val="32"/>
            <w:lang w:bidi="fa-IR"/>
          </w:rPr>
          <w:t>yxfefffr</w:t>
        </w:r>
        <w:proofErr w:type="spellEnd"/>
        <w:r>
          <w:rPr>
            <w:rFonts w:cs="Calibri"/>
            <w:sz w:val="32"/>
            <w:szCs w:val="32"/>
            <w:lang w:bidi="fa-IR"/>
          </w:rPr>
          <w:t>"</w:t>
        </w:r>
      </w:ins>
    </w:p>
    <w:p w14:paraId="0E963D7D" w14:textId="65285A1D" w:rsidR="00E951CA" w:rsidRDefault="00E951CA" w:rsidP="00E951CA">
      <w:pPr>
        <w:rPr>
          <w:ins w:id="395" w:author="sina maarefi" w:date="2022-07-24T12:02:00Z"/>
          <w:rFonts w:cs="Calibri"/>
          <w:sz w:val="32"/>
          <w:szCs w:val="32"/>
          <w:rtl/>
          <w:lang w:bidi="fa-IR"/>
        </w:rPr>
      </w:pPr>
      <w:ins w:id="396" w:author="sina maarefi" w:date="2022-07-24T12:02:00Z">
        <w:r>
          <w:rPr>
            <w:rFonts w:cs="Calibri" w:hint="cs"/>
            <w:sz w:val="32"/>
            <w:szCs w:val="32"/>
            <w:rtl/>
            <w:lang w:bidi="fa-IR"/>
          </w:rPr>
          <w:t>یک متود دیگر هم استفاده کرده:</w:t>
        </w:r>
      </w:ins>
    </w:p>
    <w:p w14:paraId="5816062A" w14:textId="17771E4D" w:rsidR="00E951CA" w:rsidRDefault="00E951CA" w:rsidP="00E951CA">
      <w:pPr>
        <w:rPr>
          <w:ins w:id="397" w:author="sina maarefi" w:date="2022-07-24T12:02:00Z"/>
          <w:rFonts w:cs="Calibri"/>
          <w:sz w:val="32"/>
          <w:szCs w:val="32"/>
          <w:rtl/>
          <w:lang w:bidi="fa-IR"/>
        </w:rPr>
      </w:pPr>
      <w:ins w:id="398" w:author="sina maarefi" w:date="2022-07-24T12:02:00Z">
        <w:r>
          <w:rPr>
            <w:noProof/>
          </w:rPr>
          <mc:AlternateContent>
            <mc:Choice Requires="wps">
              <w:drawing>
                <wp:anchor distT="0" distB="0" distL="114300" distR="114300" simplePos="0" relativeHeight="251661312" behindDoc="0" locked="0" layoutInCell="1" allowOverlap="1" wp14:anchorId="4FD22EFD" wp14:editId="266FB9B1">
                  <wp:simplePos x="0" y="0"/>
                  <wp:positionH relativeFrom="column">
                    <wp:posOffset>114300</wp:posOffset>
                  </wp:positionH>
                  <wp:positionV relativeFrom="paragraph">
                    <wp:posOffset>216535</wp:posOffset>
                  </wp:positionV>
                  <wp:extent cx="5505450" cy="238125"/>
                  <wp:effectExtent l="19050" t="19050" r="19050" b="28575"/>
                  <wp:wrapNone/>
                  <wp:docPr id="58" name="Rectangle 58"/>
                  <wp:cNvGraphicFramePr/>
                  <a:graphic xmlns:a="http://schemas.openxmlformats.org/drawingml/2006/main">
                    <a:graphicData uri="http://schemas.microsoft.com/office/word/2010/wordprocessingShape">
                      <wps:wsp>
                        <wps:cNvSpPr/>
                        <wps:spPr>
                          <a:xfrm>
                            <a:off x="0" y="0"/>
                            <a:ext cx="5505450" cy="23812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A56D6A1" id="Rectangle 58" o:spid="_x0000_s1026" style="position:absolute;left:0;text-align:left;margin-left:9pt;margin-top:17.05pt;width:43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" filled="f" strokecolor="#1f3763 [1604]" strokeweight="2.25pt"/>
              </w:pict>
            </mc:Fallback>
          </mc:AlternateContent>
        </w:r>
        <w:r>
          <w:rPr>
            <w:noProof/>
          </w:rPr>
          <w:drawing>
            <wp:inline distT="0" distB="0" distL="0" distR="0" wp14:anchorId="3BF6C7F1" wp14:editId="5F429829">
              <wp:extent cx="5731510" cy="48831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8315"/>
                      </a:xfrm>
                      <a:prstGeom prst="rect">
                        <a:avLst/>
                      </a:prstGeom>
                    </pic:spPr>
                  </pic:pic>
                </a:graphicData>
              </a:graphic>
            </wp:inline>
          </w:drawing>
        </w:r>
      </w:ins>
    </w:p>
    <w:p w14:paraId="304760AF" w14:textId="3D54E03B" w:rsidR="00E951CA" w:rsidRDefault="00E951CA" w:rsidP="00E951CA">
      <w:pPr>
        <w:rPr>
          <w:ins w:id="399" w:author="sina maarefi" w:date="2022-07-24T12:02:00Z"/>
          <w:rFonts w:cs="Calibri"/>
          <w:sz w:val="32"/>
          <w:szCs w:val="32"/>
          <w:rtl/>
          <w:lang w:bidi="fa-IR"/>
        </w:rPr>
      </w:pPr>
    </w:p>
    <w:p w14:paraId="7C2B1C49" w14:textId="6026ECFA" w:rsidR="00E951CA" w:rsidRDefault="00E951CA" w:rsidP="00E951CA">
      <w:pPr>
        <w:rPr>
          <w:ins w:id="400" w:author="sina maarefi" w:date="2022-07-24T12:03:00Z"/>
          <w:rFonts w:cs="Calibri"/>
          <w:sz w:val="32"/>
          <w:szCs w:val="32"/>
          <w:rtl/>
          <w:lang w:bidi="fa-IR"/>
        </w:rPr>
      </w:pPr>
      <w:proofErr w:type="spellStart"/>
      <w:ins w:id="401" w:author="sina maarefi" w:date="2022-07-24T12:03:00Z">
        <w:r>
          <w:rPr>
            <w:rFonts w:cs="Calibri"/>
            <w:sz w:val="32"/>
            <w:szCs w:val="32"/>
            <w:lang w:bidi="fa-IR"/>
          </w:rPr>
          <w:t>Ctx</w:t>
        </w:r>
        <w:proofErr w:type="spellEnd"/>
        <w:r>
          <w:rPr>
            <w:rFonts w:cs="Calibri" w:hint="cs"/>
            <w:sz w:val="32"/>
            <w:szCs w:val="32"/>
            <w:rtl/>
            <w:lang w:bidi="fa-IR"/>
          </w:rPr>
          <w:t xml:space="preserve">   همون آبجکتی بود که اومده بودیم روش </w:t>
        </w:r>
        <w:proofErr w:type="spellStart"/>
        <w:proofErr w:type="gramStart"/>
        <w:r>
          <w:rPr>
            <w:rFonts w:cs="Calibri"/>
            <w:sz w:val="32"/>
            <w:szCs w:val="32"/>
            <w:lang w:bidi="fa-IR"/>
          </w:rPr>
          <w:t>getcontext</w:t>
        </w:r>
        <w:proofErr w:type="spellEnd"/>
        <w:r>
          <w:rPr>
            <w:rFonts w:cs="Calibri" w:hint="cs"/>
            <w:sz w:val="32"/>
            <w:szCs w:val="32"/>
            <w:rtl/>
            <w:lang w:bidi="fa-IR"/>
          </w:rPr>
          <w:t xml:space="preserve">  تعریف</w:t>
        </w:r>
        <w:proofErr w:type="gramEnd"/>
        <w:r>
          <w:rPr>
            <w:rFonts w:cs="Calibri" w:hint="cs"/>
            <w:sz w:val="32"/>
            <w:szCs w:val="32"/>
            <w:rtl/>
            <w:lang w:bidi="fa-IR"/>
          </w:rPr>
          <w:t xml:space="preserve"> کرده بودیم....</w:t>
        </w:r>
      </w:ins>
    </w:p>
    <w:p w14:paraId="505E2D07" w14:textId="62D9DEF2" w:rsidR="00E951CA" w:rsidRDefault="007B6B95" w:rsidP="00E951CA">
      <w:pPr>
        <w:rPr>
          <w:ins w:id="402" w:author="sina maarefi" w:date="2022-07-24T12:08:00Z"/>
          <w:rFonts w:cs="Calibri"/>
          <w:sz w:val="32"/>
          <w:szCs w:val="32"/>
          <w:rtl/>
          <w:lang w:bidi="fa-IR"/>
        </w:rPr>
      </w:pPr>
      <w:ins w:id="403" w:author="sina maarefi" w:date="2022-07-24T12:08:00Z">
        <w:r>
          <w:rPr>
            <w:noProof/>
          </w:rPr>
          <w:drawing>
            <wp:inline distT="0" distB="0" distL="0" distR="0" wp14:anchorId="2C8AFA08" wp14:editId="239452F4">
              <wp:extent cx="5731510" cy="10509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050925"/>
                      </a:xfrm>
                      <a:prstGeom prst="rect">
                        <a:avLst/>
                      </a:prstGeom>
                    </pic:spPr>
                  </pic:pic>
                </a:graphicData>
              </a:graphic>
            </wp:inline>
          </w:drawing>
        </w:r>
      </w:ins>
    </w:p>
    <w:p w14:paraId="5B4AE2C6" w14:textId="62EA9F3E" w:rsidR="007B6B95" w:rsidRDefault="007B6B95" w:rsidP="00E951CA">
      <w:pPr>
        <w:rPr>
          <w:ins w:id="404" w:author="sina maarefi" w:date="2022-07-24T12:08:00Z"/>
          <w:rFonts w:cs="Calibri"/>
          <w:sz w:val="32"/>
          <w:szCs w:val="32"/>
          <w:rtl/>
          <w:lang w:bidi="fa-IR"/>
        </w:rPr>
      </w:pPr>
    </w:p>
    <w:p w14:paraId="5DEBFB24" w14:textId="1C8D019C" w:rsidR="007B6B95" w:rsidRDefault="007B6B95" w:rsidP="00E951CA">
      <w:pPr>
        <w:rPr>
          <w:ins w:id="405" w:author="sina maarefi" w:date="2022-07-24T12:08:00Z"/>
          <w:rFonts w:cs="Calibri"/>
          <w:sz w:val="32"/>
          <w:szCs w:val="32"/>
          <w:rtl/>
          <w:lang w:bidi="fa-IR"/>
        </w:rPr>
      </w:pPr>
      <w:ins w:id="406" w:author="sina maarefi" w:date="2022-07-24T12:08:00Z">
        <w:r>
          <w:rPr>
            <w:rFonts w:cs="Calibri" w:hint="cs"/>
            <w:sz w:val="32"/>
            <w:szCs w:val="32"/>
            <w:rtl/>
            <w:lang w:bidi="fa-IR"/>
          </w:rPr>
          <w:t xml:space="preserve">خوب </w:t>
        </w:r>
        <w:proofErr w:type="spellStart"/>
        <w:r>
          <w:rPr>
            <w:rFonts w:cs="Calibri"/>
            <w:sz w:val="32"/>
            <w:szCs w:val="32"/>
            <w:lang w:bidi="fa-IR"/>
          </w:rPr>
          <w:t>filltext</w:t>
        </w:r>
        <w:proofErr w:type="spellEnd"/>
        <w:r>
          <w:rPr>
            <w:rFonts w:cs="Calibri" w:hint="cs"/>
            <w:sz w:val="32"/>
            <w:szCs w:val="32"/>
            <w:rtl/>
            <w:lang w:bidi="fa-IR"/>
          </w:rPr>
          <w:t xml:space="preserve">  چیکار میکنه...میاد ....یک متن </w:t>
        </w:r>
        <w:r>
          <w:rPr>
            <w:rFonts w:cs="Calibri"/>
            <w:sz w:val="32"/>
            <w:szCs w:val="32"/>
            <w:lang w:bidi="fa-IR"/>
          </w:rPr>
          <w:t>fill</w:t>
        </w:r>
        <w:r>
          <w:rPr>
            <w:rFonts w:cs="Calibri" w:hint="cs"/>
            <w:sz w:val="32"/>
            <w:szCs w:val="32"/>
            <w:rtl/>
            <w:lang w:bidi="fa-IR"/>
          </w:rPr>
          <w:t xml:space="preserve">  دار رو داخل </w:t>
        </w:r>
        <w:r>
          <w:rPr>
            <w:rFonts w:cs="Calibri"/>
            <w:sz w:val="32"/>
            <w:szCs w:val="32"/>
            <w:lang w:bidi="fa-IR"/>
          </w:rPr>
          <w:t>canvas</w:t>
        </w:r>
        <w:r>
          <w:rPr>
            <w:rFonts w:cs="Calibri" w:hint="cs"/>
            <w:sz w:val="32"/>
            <w:szCs w:val="32"/>
            <w:rtl/>
            <w:lang w:bidi="fa-IR"/>
          </w:rPr>
          <w:t xml:space="preserve">  مینویسه...منظور از </w:t>
        </w:r>
        <w:r>
          <w:rPr>
            <w:rFonts w:cs="Calibri"/>
            <w:sz w:val="32"/>
            <w:szCs w:val="32"/>
            <w:lang w:bidi="fa-IR"/>
          </w:rPr>
          <w:t>fill</w:t>
        </w:r>
        <w:r>
          <w:rPr>
            <w:rFonts w:cs="Calibri" w:hint="cs"/>
            <w:sz w:val="32"/>
            <w:szCs w:val="32"/>
            <w:rtl/>
            <w:lang w:bidi="fa-IR"/>
          </w:rPr>
          <w:t xml:space="preserve">  دار یعنی اینکه توش رنگه...مثل حالت دوم که گفته نیست...</w:t>
        </w:r>
      </w:ins>
    </w:p>
    <w:p w14:paraId="6883836E" w14:textId="4C14CB70" w:rsidR="007B6B95" w:rsidRDefault="008D6C3C" w:rsidP="00E951CA">
      <w:pPr>
        <w:rPr>
          <w:ins w:id="407" w:author="sina maarefi" w:date="2022-07-24T12:09:00Z"/>
          <w:rFonts w:cs="Calibri"/>
          <w:sz w:val="32"/>
          <w:szCs w:val="32"/>
          <w:rtl/>
          <w:lang w:bidi="fa-IR"/>
        </w:rPr>
      </w:pPr>
      <w:ins w:id="408" w:author="sina maarefi" w:date="2022-07-24T12:09:00Z">
        <w:r>
          <w:rPr>
            <w:noProof/>
          </w:rPr>
          <w:lastRenderedPageBreak/>
          <mc:AlternateContent>
            <mc:Choice Requires="wps">
              <w:drawing>
                <wp:anchor distT="0" distB="0" distL="114300" distR="114300" simplePos="0" relativeHeight="251662336" behindDoc="0" locked="0" layoutInCell="1" allowOverlap="1" wp14:anchorId="54CD529D" wp14:editId="73FD0FA9">
                  <wp:simplePos x="0" y="0"/>
                  <wp:positionH relativeFrom="column">
                    <wp:posOffset>2181225</wp:posOffset>
                  </wp:positionH>
                  <wp:positionV relativeFrom="paragraph">
                    <wp:posOffset>95250</wp:posOffset>
                  </wp:positionV>
                  <wp:extent cx="3362325" cy="447675"/>
                  <wp:effectExtent l="19050" t="19050" r="28575" b="28575"/>
                  <wp:wrapNone/>
                  <wp:docPr id="61" name="Rectangle 61"/>
                  <wp:cNvGraphicFramePr/>
                  <a:graphic xmlns:a="http://schemas.openxmlformats.org/drawingml/2006/main">
                    <a:graphicData uri="http://schemas.microsoft.com/office/word/2010/wordprocessingShape">
                      <wps:wsp>
                        <wps:cNvSpPr/>
                        <wps:spPr>
                          <a:xfrm>
                            <a:off x="0" y="0"/>
                            <a:ext cx="3362325" cy="447675"/>
                          </a:xfrm>
                          <a:prstGeom prst="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E944FF6" id="Rectangle 61" o:spid="_x0000_s1026" style="position:absolute;left:0;text-align:left;margin-left:171.75pt;margin-top:7.5pt;width:264.75pt;height:35.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" filled="f" strokecolor="#4472c4 [3204]" strokeweight="2.25pt"/>
              </w:pict>
            </mc:Fallback>
          </mc:AlternateContent>
        </w:r>
        <w:r>
          <w:rPr>
            <w:noProof/>
          </w:rPr>
          <w:drawing>
            <wp:inline distT="0" distB="0" distL="0" distR="0" wp14:anchorId="391418EE" wp14:editId="669D55F3">
              <wp:extent cx="5731510" cy="488315"/>
              <wp:effectExtent l="0" t="0" r="254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8315"/>
                      </a:xfrm>
                      <a:prstGeom prst="rect">
                        <a:avLst/>
                      </a:prstGeom>
                    </pic:spPr>
                  </pic:pic>
                </a:graphicData>
              </a:graphic>
            </wp:inline>
          </w:drawing>
        </w:r>
      </w:ins>
    </w:p>
    <w:p w14:paraId="6A12D85E" w14:textId="6B471510" w:rsidR="008D6C3C" w:rsidRDefault="008D6C3C" w:rsidP="00E951CA">
      <w:pPr>
        <w:rPr>
          <w:ins w:id="409" w:author="sina maarefi" w:date="2022-07-24T12:09:00Z"/>
          <w:rFonts w:cs="Calibri"/>
          <w:sz w:val="32"/>
          <w:szCs w:val="32"/>
          <w:rtl/>
          <w:lang w:bidi="fa-IR"/>
        </w:rPr>
      </w:pPr>
    </w:p>
    <w:p w14:paraId="20FFE9A5" w14:textId="708A4216" w:rsidR="008D6C3C" w:rsidRDefault="008D6C3C" w:rsidP="00E951CA">
      <w:pPr>
        <w:rPr>
          <w:ins w:id="410" w:author="sina maarefi" w:date="2022-07-24T12:10:00Z"/>
          <w:rFonts w:cs="Calibri"/>
          <w:sz w:val="32"/>
          <w:szCs w:val="32"/>
          <w:rtl/>
          <w:lang w:bidi="fa-IR"/>
        </w:rPr>
      </w:pPr>
      <w:ins w:id="411" w:author="sina maarefi" w:date="2022-07-24T12:09:00Z">
        <w:r>
          <w:rPr>
            <w:rFonts w:cs="Calibri" w:hint="cs"/>
            <w:sz w:val="32"/>
            <w:szCs w:val="32"/>
            <w:rtl/>
            <w:lang w:bidi="fa-IR"/>
          </w:rPr>
          <w:t xml:space="preserve">خوب هر متودی که بر روی </w:t>
        </w:r>
        <w:r>
          <w:rPr>
            <w:rFonts w:cs="Calibri"/>
            <w:sz w:val="32"/>
            <w:szCs w:val="32"/>
            <w:lang w:bidi="fa-IR"/>
          </w:rPr>
          <w:t>canvas</w:t>
        </w:r>
        <w:r>
          <w:rPr>
            <w:rFonts w:cs="Calibri" w:hint="cs"/>
            <w:sz w:val="32"/>
            <w:szCs w:val="32"/>
            <w:rtl/>
            <w:lang w:bidi="fa-IR"/>
          </w:rPr>
          <w:t xml:space="preserve">  تعریف میکنی..میتون از یک سری پراپرتی کمکی استفاده کنی..الان در بالا گفته این متنی رو که مینویسه در </w:t>
        </w:r>
        <w:r>
          <w:rPr>
            <w:rFonts w:cs="Calibri"/>
            <w:sz w:val="32"/>
            <w:szCs w:val="32"/>
            <w:lang w:bidi="fa-IR"/>
          </w:rPr>
          <w:t>canvas</w:t>
        </w:r>
        <w:r>
          <w:rPr>
            <w:rFonts w:cs="Calibri" w:hint="cs"/>
            <w:sz w:val="32"/>
            <w:szCs w:val="32"/>
            <w:rtl/>
            <w:lang w:bidi="fa-IR"/>
          </w:rPr>
          <w:t xml:space="preserve"> ...به طوری بنویس که عرض یک چهارم </w:t>
        </w:r>
      </w:ins>
      <w:ins w:id="412" w:author="sina maarefi" w:date="2022-07-24T12:10:00Z">
        <w:r>
          <w:rPr>
            <w:rFonts w:cs="Calibri" w:hint="cs"/>
            <w:sz w:val="32"/>
            <w:szCs w:val="32"/>
            <w:rtl/>
            <w:lang w:bidi="fa-IR"/>
          </w:rPr>
          <w:t xml:space="preserve">عرض </w:t>
        </w:r>
        <w:r>
          <w:rPr>
            <w:rFonts w:cs="Calibri"/>
            <w:sz w:val="32"/>
            <w:szCs w:val="32"/>
            <w:lang w:bidi="fa-IR"/>
          </w:rPr>
          <w:t>canvas</w:t>
        </w:r>
        <w:r>
          <w:rPr>
            <w:rFonts w:cs="Calibri" w:hint="cs"/>
            <w:sz w:val="32"/>
            <w:szCs w:val="32"/>
            <w:rtl/>
            <w:lang w:bidi="fa-IR"/>
          </w:rPr>
          <w:t xml:space="preserve">  باشه....و ارتفاعی هم نصف...این خیلی خوبه..خیلی آدم رو کمک میکنه...</w:t>
        </w:r>
      </w:ins>
    </w:p>
    <w:p w14:paraId="03163198" w14:textId="42792B01" w:rsidR="008D6C3C" w:rsidRDefault="00E158E5" w:rsidP="00E951CA">
      <w:pPr>
        <w:rPr>
          <w:ins w:id="413" w:author="sina maarefi" w:date="2022-07-24T12:10:00Z"/>
          <w:rFonts w:cs="Calibri"/>
          <w:sz w:val="32"/>
          <w:szCs w:val="32"/>
          <w:rtl/>
          <w:lang w:bidi="fa-IR"/>
        </w:rPr>
      </w:pPr>
      <w:ins w:id="414" w:author="sina maarefi" w:date="2022-07-24T12:10:00Z">
        <w:r>
          <w:rPr>
            <w:noProof/>
          </w:rPr>
          <w:drawing>
            <wp:inline distT="0" distB="0" distL="0" distR="0" wp14:anchorId="47FEBB88" wp14:editId="126D20BC">
              <wp:extent cx="5457825" cy="2257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7825" cy="2257425"/>
                      </a:xfrm>
                      <a:prstGeom prst="rect">
                        <a:avLst/>
                      </a:prstGeom>
                    </pic:spPr>
                  </pic:pic>
                </a:graphicData>
              </a:graphic>
            </wp:inline>
          </w:drawing>
        </w:r>
      </w:ins>
    </w:p>
    <w:p w14:paraId="3D739C6E" w14:textId="4C604851" w:rsidR="00E158E5" w:rsidRDefault="00E158E5" w:rsidP="00E951CA">
      <w:pPr>
        <w:rPr>
          <w:ins w:id="415" w:author="sina maarefi" w:date="2022-07-24T12:10:00Z"/>
          <w:rFonts w:cs="Calibri"/>
          <w:sz w:val="32"/>
          <w:szCs w:val="32"/>
          <w:rtl/>
          <w:lang w:bidi="fa-IR"/>
        </w:rPr>
      </w:pPr>
    </w:p>
    <w:p w14:paraId="24C31DC6" w14:textId="1DF52DFD" w:rsidR="00E158E5" w:rsidRDefault="00E158E5" w:rsidP="00E951CA">
      <w:pPr>
        <w:rPr>
          <w:ins w:id="416" w:author="sina maarefi" w:date="2022-07-24T12:10:00Z"/>
          <w:rFonts w:cs="Calibri"/>
          <w:sz w:val="32"/>
          <w:szCs w:val="32"/>
          <w:rtl/>
          <w:lang w:bidi="fa-IR"/>
        </w:rPr>
      </w:pPr>
      <w:ins w:id="417" w:author="sina maarefi" w:date="2022-07-24T12:10:00Z">
        <w:r>
          <w:rPr>
            <w:rFonts w:cs="Calibri" w:hint="cs"/>
            <w:sz w:val="32"/>
            <w:szCs w:val="32"/>
            <w:rtl/>
            <w:lang w:bidi="fa-IR"/>
          </w:rPr>
          <w:t>خوب بریم قسمت بعدی...</w:t>
        </w:r>
      </w:ins>
    </w:p>
    <w:p w14:paraId="61F20FB6" w14:textId="78116024" w:rsidR="00E158E5" w:rsidRDefault="00E158E5" w:rsidP="00E951CA">
      <w:pPr>
        <w:rPr>
          <w:ins w:id="418" w:author="sina maarefi" w:date="2022-07-24T12:11:00Z"/>
          <w:rFonts w:cs="Calibri"/>
          <w:sz w:val="32"/>
          <w:szCs w:val="32"/>
          <w:rtl/>
          <w:lang w:bidi="fa-IR"/>
        </w:rPr>
      </w:pPr>
      <w:proofErr w:type="spellStart"/>
      <w:ins w:id="419" w:author="sina maarefi" w:date="2022-07-24T12:10:00Z">
        <w:r>
          <w:rPr>
            <w:rFonts w:cs="Calibri"/>
            <w:sz w:val="32"/>
            <w:szCs w:val="32"/>
            <w:lang w:bidi="fa-IR"/>
          </w:rPr>
          <w:t>Usertext</w:t>
        </w:r>
        <w:proofErr w:type="spellEnd"/>
        <w:r>
          <w:rPr>
            <w:rFonts w:cs="Calibri" w:hint="cs"/>
            <w:sz w:val="32"/>
            <w:szCs w:val="32"/>
            <w:rtl/>
            <w:lang w:bidi="fa-IR"/>
          </w:rPr>
          <w:t xml:space="preserve"> به </w:t>
        </w:r>
        <w:proofErr w:type="gramStart"/>
        <w:r>
          <w:rPr>
            <w:rFonts w:cs="Calibri"/>
            <w:sz w:val="32"/>
            <w:szCs w:val="32"/>
            <w:lang w:bidi="fa-IR"/>
          </w:rPr>
          <w:t>input</w:t>
        </w:r>
        <w:r>
          <w:rPr>
            <w:rFonts w:cs="Calibri" w:hint="cs"/>
            <w:sz w:val="32"/>
            <w:szCs w:val="32"/>
            <w:rtl/>
            <w:lang w:bidi="fa-IR"/>
          </w:rPr>
          <w:t xml:space="preserve">  اشاره</w:t>
        </w:r>
        <w:proofErr w:type="gramEnd"/>
        <w:r>
          <w:rPr>
            <w:rFonts w:cs="Calibri" w:hint="cs"/>
            <w:sz w:val="32"/>
            <w:szCs w:val="32"/>
            <w:rtl/>
            <w:lang w:bidi="fa-IR"/>
          </w:rPr>
          <w:t xml:space="preserve"> میکند..اومده روش یک </w:t>
        </w:r>
        <w:r>
          <w:rPr>
            <w:rFonts w:cs="Calibri"/>
            <w:sz w:val="32"/>
            <w:szCs w:val="32"/>
            <w:lang w:bidi="fa-IR"/>
          </w:rPr>
          <w:t>event</w:t>
        </w:r>
        <w:r>
          <w:rPr>
            <w:rFonts w:cs="Calibri" w:hint="cs"/>
            <w:sz w:val="32"/>
            <w:szCs w:val="32"/>
            <w:rtl/>
            <w:lang w:bidi="fa-IR"/>
          </w:rPr>
          <w:t xml:space="preserve"> </w:t>
        </w:r>
      </w:ins>
      <w:ins w:id="420" w:author="sina maarefi" w:date="2022-07-24T12:11:00Z">
        <w:r>
          <w:rPr>
            <w:rFonts w:cs="Calibri" w:hint="cs"/>
            <w:sz w:val="32"/>
            <w:szCs w:val="32"/>
            <w:rtl/>
            <w:lang w:bidi="fa-IR"/>
          </w:rPr>
          <w:t xml:space="preserve"> تعریف کرده....گفته اگر </w:t>
        </w:r>
        <w:r>
          <w:rPr>
            <w:rFonts w:cs="Calibri"/>
            <w:sz w:val="32"/>
            <w:szCs w:val="32"/>
            <w:lang w:bidi="fa-IR"/>
          </w:rPr>
          <w:t>key</w:t>
        </w:r>
        <w:r>
          <w:rPr>
            <w:rFonts w:cs="Calibri" w:hint="cs"/>
            <w:sz w:val="32"/>
            <w:szCs w:val="32"/>
            <w:rtl/>
            <w:lang w:bidi="fa-IR"/>
          </w:rPr>
          <w:t xml:space="preserve"> </w:t>
        </w:r>
        <w:r>
          <w:rPr>
            <w:rFonts w:cs="Calibri"/>
            <w:sz w:val="32"/>
            <w:szCs w:val="32"/>
            <w:lang w:bidi="fa-IR"/>
          </w:rPr>
          <w:t>up</w:t>
        </w:r>
        <w:r>
          <w:rPr>
            <w:rFonts w:cs="Calibri" w:hint="cs"/>
            <w:sz w:val="32"/>
            <w:szCs w:val="32"/>
            <w:rtl/>
            <w:lang w:bidi="fa-IR"/>
          </w:rPr>
          <w:t xml:space="preserve">  کرد روی </w:t>
        </w:r>
        <w:r>
          <w:rPr>
            <w:rFonts w:cs="Calibri"/>
            <w:sz w:val="32"/>
            <w:szCs w:val="32"/>
            <w:lang w:bidi="fa-IR"/>
          </w:rPr>
          <w:t>input</w:t>
        </w:r>
        <w:r>
          <w:rPr>
            <w:rFonts w:cs="Calibri" w:hint="cs"/>
            <w:sz w:val="32"/>
            <w:szCs w:val="32"/>
            <w:rtl/>
            <w:lang w:bidi="fa-IR"/>
          </w:rPr>
          <w:t xml:space="preserve"> ..بریم ببینیم </w:t>
        </w:r>
        <w:proofErr w:type="spellStart"/>
        <w:r>
          <w:rPr>
            <w:rFonts w:cs="Calibri"/>
            <w:sz w:val="32"/>
            <w:szCs w:val="32"/>
            <w:lang w:bidi="fa-IR"/>
          </w:rPr>
          <w:t>keyup</w:t>
        </w:r>
        <w:proofErr w:type="spellEnd"/>
        <w:r>
          <w:rPr>
            <w:rFonts w:cs="Calibri" w:hint="cs"/>
            <w:sz w:val="32"/>
            <w:szCs w:val="32"/>
            <w:rtl/>
            <w:lang w:bidi="fa-IR"/>
          </w:rPr>
          <w:t xml:space="preserve">  چیه...</w:t>
        </w:r>
      </w:ins>
    </w:p>
    <w:p w14:paraId="4DA23F5C" w14:textId="39C8C7E8" w:rsidR="00E158E5" w:rsidRDefault="00D64A5A" w:rsidP="00E951CA">
      <w:pPr>
        <w:rPr>
          <w:ins w:id="421" w:author="sina maarefi" w:date="2022-07-24T12:13:00Z"/>
          <w:rFonts w:cs="Calibri"/>
          <w:sz w:val="32"/>
          <w:szCs w:val="32"/>
          <w:lang w:bidi="fa-IR"/>
        </w:rPr>
      </w:pPr>
      <w:ins w:id="422" w:author="sina maarefi" w:date="2022-07-24T12:13:00Z">
        <w:r>
          <w:rPr>
            <w:noProof/>
          </w:rPr>
          <w:drawing>
            <wp:inline distT="0" distB="0" distL="0" distR="0" wp14:anchorId="1B7C911C" wp14:editId="706B798A">
              <wp:extent cx="5731510" cy="850265"/>
              <wp:effectExtent l="0" t="0" r="254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50265"/>
                      </a:xfrm>
                      <a:prstGeom prst="rect">
                        <a:avLst/>
                      </a:prstGeom>
                    </pic:spPr>
                  </pic:pic>
                </a:graphicData>
              </a:graphic>
            </wp:inline>
          </w:drawing>
        </w:r>
      </w:ins>
    </w:p>
    <w:p w14:paraId="66A9DEC7" w14:textId="593F0316" w:rsidR="00D64A5A" w:rsidRDefault="00D64A5A" w:rsidP="00E951CA">
      <w:pPr>
        <w:rPr>
          <w:ins w:id="423" w:author="sina maarefi" w:date="2022-07-24T12:13:00Z"/>
          <w:rFonts w:cs="Calibri"/>
          <w:sz w:val="32"/>
          <w:szCs w:val="32"/>
          <w:lang w:bidi="fa-IR"/>
        </w:rPr>
      </w:pPr>
    </w:p>
    <w:p w14:paraId="6166466C" w14:textId="4E754878" w:rsidR="00D64A5A" w:rsidRDefault="00D64A5A" w:rsidP="00E951CA">
      <w:pPr>
        <w:rPr>
          <w:ins w:id="424" w:author="sina maarefi" w:date="2022-07-24T12:14:00Z"/>
          <w:rFonts w:cs="Calibri"/>
          <w:sz w:val="32"/>
          <w:szCs w:val="32"/>
          <w:rtl/>
          <w:lang w:bidi="fa-IR"/>
        </w:rPr>
      </w:pPr>
      <w:ins w:id="425" w:author="sina maarefi" w:date="2022-07-24T12:13:00Z">
        <w:r>
          <w:rPr>
            <w:rFonts w:cs="Calibri" w:hint="cs"/>
            <w:sz w:val="32"/>
            <w:szCs w:val="32"/>
            <w:rtl/>
            <w:lang w:bidi="fa-IR"/>
          </w:rPr>
          <w:t xml:space="preserve">وقتی شما میای روی تگی </w:t>
        </w:r>
        <w:proofErr w:type="spellStart"/>
        <w:r>
          <w:rPr>
            <w:rFonts w:cs="Calibri"/>
            <w:sz w:val="32"/>
            <w:szCs w:val="32"/>
            <w:lang w:bidi="fa-IR"/>
          </w:rPr>
          <w:t>keyup</w:t>
        </w:r>
        <w:proofErr w:type="spellEnd"/>
        <w:r>
          <w:rPr>
            <w:rFonts w:cs="Calibri" w:hint="cs"/>
            <w:sz w:val="32"/>
            <w:szCs w:val="32"/>
            <w:rtl/>
            <w:lang w:bidi="fa-IR"/>
          </w:rPr>
          <w:t xml:space="preserve">  میکنی ..یعنی اینکه یک دکمه از کیبورد رو فشار میدی...حالا این نمیدونم از کجا فهمیده که </w:t>
        </w:r>
        <w:proofErr w:type="spellStart"/>
        <w:r>
          <w:rPr>
            <w:rFonts w:cs="Calibri"/>
            <w:sz w:val="32"/>
            <w:szCs w:val="32"/>
            <w:lang w:bidi="fa-IR"/>
          </w:rPr>
          <w:t>keyup</w:t>
        </w:r>
        <w:proofErr w:type="spellEnd"/>
        <w:r>
          <w:rPr>
            <w:rFonts w:cs="Calibri" w:hint="cs"/>
            <w:sz w:val="32"/>
            <w:szCs w:val="32"/>
            <w:rtl/>
            <w:lang w:bidi="fa-IR"/>
          </w:rPr>
          <w:t xml:space="preserve">  دکمه ی </w:t>
        </w:r>
        <w:r>
          <w:rPr>
            <w:rFonts w:cs="Calibri"/>
            <w:sz w:val="32"/>
            <w:szCs w:val="32"/>
            <w:lang w:bidi="fa-IR"/>
          </w:rPr>
          <w:t>enter</w:t>
        </w:r>
        <w:r>
          <w:rPr>
            <w:rFonts w:cs="Calibri" w:hint="cs"/>
            <w:sz w:val="32"/>
            <w:szCs w:val="32"/>
            <w:rtl/>
            <w:lang w:bidi="fa-IR"/>
          </w:rPr>
          <w:t xml:space="preserve">  میشود عدد </w:t>
        </w:r>
      </w:ins>
      <w:ins w:id="426" w:author="sina maarefi" w:date="2022-07-24T12:14:00Z">
        <w:r>
          <w:rPr>
            <w:rFonts w:cs="Calibri" w:hint="cs"/>
            <w:sz w:val="32"/>
            <w:szCs w:val="32"/>
            <w:rtl/>
            <w:lang w:bidi="fa-IR"/>
          </w:rPr>
          <w:t>13</w:t>
        </w:r>
      </w:ins>
    </w:p>
    <w:p w14:paraId="0469F0EC" w14:textId="7B7FBE5B" w:rsidR="00D64A5A" w:rsidRDefault="00752989" w:rsidP="00E951CA">
      <w:pPr>
        <w:rPr>
          <w:ins w:id="427" w:author="sina maarefi" w:date="2022-07-24T12:32:00Z"/>
          <w:rFonts w:cs="Calibri"/>
          <w:sz w:val="32"/>
          <w:szCs w:val="32"/>
          <w:rtl/>
          <w:lang w:bidi="fa-IR"/>
        </w:rPr>
      </w:pPr>
      <w:ins w:id="428" w:author="sina maarefi" w:date="2022-07-24T12:32:00Z">
        <w:r>
          <w:rPr>
            <w:noProof/>
          </w:rPr>
          <w:lastRenderedPageBreak/>
          <w:drawing>
            <wp:inline distT="0" distB="0" distL="0" distR="0" wp14:anchorId="5A8AF677" wp14:editId="201E26B2">
              <wp:extent cx="4581525" cy="11811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1525" cy="1181100"/>
                      </a:xfrm>
                      <a:prstGeom prst="rect">
                        <a:avLst/>
                      </a:prstGeom>
                    </pic:spPr>
                  </pic:pic>
                </a:graphicData>
              </a:graphic>
            </wp:inline>
          </w:drawing>
        </w:r>
      </w:ins>
    </w:p>
    <w:p w14:paraId="6EB69F11" w14:textId="5FB2120B" w:rsidR="00752989" w:rsidRDefault="00752989" w:rsidP="00E951CA">
      <w:pPr>
        <w:rPr>
          <w:ins w:id="429" w:author="sina maarefi" w:date="2022-07-24T12:32:00Z"/>
          <w:rFonts w:cs="Calibri"/>
          <w:sz w:val="32"/>
          <w:szCs w:val="32"/>
          <w:rtl/>
          <w:lang w:bidi="fa-IR"/>
        </w:rPr>
      </w:pPr>
    </w:p>
    <w:p w14:paraId="4D6B1F30" w14:textId="232918DE" w:rsidR="00752989" w:rsidRDefault="00752989" w:rsidP="00E951CA">
      <w:pPr>
        <w:rPr>
          <w:ins w:id="430" w:author="sina maarefi" w:date="2022-07-24T12:33:00Z"/>
          <w:rFonts w:cs="Calibri"/>
          <w:sz w:val="32"/>
          <w:szCs w:val="32"/>
          <w:rtl/>
          <w:lang w:bidi="fa-IR"/>
        </w:rPr>
      </w:pPr>
      <w:ins w:id="431" w:author="sina maarefi" w:date="2022-07-24T12:32:00Z">
        <w:r>
          <w:rPr>
            <w:rFonts w:cs="Calibri" w:hint="cs"/>
            <w:sz w:val="32"/>
            <w:szCs w:val="32"/>
            <w:rtl/>
            <w:lang w:bidi="fa-IR"/>
          </w:rPr>
          <w:t xml:space="preserve">خوب گفته وقتی که اومد یارو تو </w:t>
        </w:r>
        <w:r>
          <w:rPr>
            <w:rFonts w:cs="Calibri"/>
            <w:sz w:val="32"/>
            <w:szCs w:val="32"/>
            <w:lang w:bidi="fa-IR"/>
          </w:rPr>
          <w:t>input</w:t>
        </w:r>
        <w:r>
          <w:rPr>
            <w:rFonts w:cs="Calibri" w:hint="cs"/>
            <w:sz w:val="32"/>
            <w:szCs w:val="32"/>
            <w:rtl/>
            <w:lang w:bidi="fa-IR"/>
          </w:rPr>
          <w:t xml:space="preserve"> ...</w:t>
        </w:r>
        <w:proofErr w:type="spellStart"/>
        <w:proofErr w:type="gramStart"/>
        <w:r>
          <w:rPr>
            <w:rFonts w:cs="Calibri"/>
            <w:sz w:val="32"/>
            <w:szCs w:val="32"/>
            <w:lang w:bidi="fa-IR"/>
          </w:rPr>
          <w:t>keyup</w:t>
        </w:r>
        <w:proofErr w:type="spellEnd"/>
        <w:r>
          <w:rPr>
            <w:rFonts w:cs="Calibri" w:hint="cs"/>
            <w:sz w:val="32"/>
            <w:szCs w:val="32"/>
            <w:rtl/>
            <w:lang w:bidi="fa-IR"/>
          </w:rPr>
          <w:t xml:space="preserve">  کرد</w:t>
        </w:r>
        <w:proofErr w:type="gramEnd"/>
        <w:r>
          <w:rPr>
            <w:rFonts w:cs="Calibri" w:hint="cs"/>
            <w:sz w:val="32"/>
            <w:szCs w:val="32"/>
            <w:rtl/>
            <w:lang w:bidi="fa-IR"/>
          </w:rPr>
          <w:t xml:space="preserve">....یک تابعی صورت بگیرد...بعد اومده داخل این تابع </w:t>
        </w:r>
      </w:ins>
      <w:ins w:id="432" w:author="sina maarefi" w:date="2022-07-24T12:33:00Z">
        <w:r>
          <w:rPr>
            <w:rFonts w:cs="Calibri" w:hint="cs"/>
            <w:sz w:val="32"/>
            <w:szCs w:val="32"/>
            <w:rtl/>
            <w:lang w:bidi="fa-IR"/>
          </w:rPr>
          <w:t>یک متغیر تعریف کرده..اما این یک متغیر عادی نیست...که ما بیایم روش عملیات مثلا ریاضی انجام بدیم...این رو برای چی میگم:</w:t>
        </w:r>
      </w:ins>
    </w:p>
    <w:p w14:paraId="7AABBCC9" w14:textId="2281995F" w:rsidR="00752989" w:rsidRDefault="00752989">
      <w:pPr>
        <w:jc w:val="center"/>
        <w:rPr>
          <w:ins w:id="433" w:author="sina maarefi" w:date="2022-07-24T12:33:00Z"/>
          <w:rFonts w:cs="Calibri"/>
          <w:sz w:val="32"/>
          <w:szCs w:val="32"/>
          <w:rtl/>
          <w:lang w:bidi="fa-IR"/>
        </w:rPr>
        <w:pPrChange w:id="434" w:author="sina maarefi" w:date="2022-07-24T12:33:00Z">
          <w:pPr/>
        </w:pPrChange>
      </w:pPr>
      <w:ins w:id="435" w:author="sina maarefi" w:date="2022-07-24T12:33:00Z">
        <w:r>
          <w:rPr>
            <w:noProof/>
          </w:rPr>
          <mc:AlternateContent>
            <mc:Choice Requires="wps">
              <w:drawing>
                <wp:anchor distT="0" distB="0" distL="114300" distR="114300" simplePos="0" relativeHeight="251663360" behindDoc="0" locked="0" layoutInCell="1" allowOverlap="1" wp14:anchorId="60E5A428" wp14:editId="030BD76F">
                  <wp:simplePos x="0" y="0"/>
                  <wp:positionH relativeFrom="column">
                    <wp:posOffset>923925</wp:posOffset>
                  </wp:positionH>
                  <wp:positionV relativeFrom="paragraph">
                    <wp:posOffset>430530</wp:posOffset>
                  </wp:positionV>
                  <wp:extent cx="1981200" cy="180975"/>
                  <wp:effectExtent l="19050" t="19050" r="19050" b="28575"/>
                  <wp:wrapNone/>
                  <wp:docPr id="66" name="Rectangle 66"/>
                  <wp:cNvGraphicFramePr/>
                  <a:graphic xmlns:a="http://schemas.openxmlformats.org/drawingml/2006/main">
                    <a:graphicData uri="http://schemas.microsoft.com/office/word/2010/wordprocessingShape">
                      <wps:wsp>
                        <wps:cNvSpPr/>
                        <wps:spPr>
                          <a:xfrm>
                            <a:off x="0" y="0"/>
                            <a:ext cx="1981200" cy="180975"/>
                          </a:xfrm>
                          <a:prstGeom prst="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A889878" id="Rectangle 66" o:spid="_x0000_s1026" style="position:absolute;left:0;text-align:left;margin-left:72.75pt;margin-top:33.9pt;width:156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" filled="f" strokecolor="#4472c4 [3204]" strokeweight="2.25pt"/>
              </w:pict>
            </mc:Fallback>
          </mc:AlternateContent>
        </w:r>
        <w:r>
          <w:rPr>
            <w:noProof/>
          </w:rPr>
          <w:drawing>
            <wp:inline distT="0" distB="0" distL="0" distR="0" wp14:anchorId="73B89F69" wp14:editId="0CC87576">
              <wp:extent cx="4581525" cy="11811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1525" cy="1181100"/>
                      </a:xfrm>
                      <a:prstGeom prst="rect">
                        <a:avLst/>
                      </a:prstGeom>
                    </pic:spPr>
                  </pic:pic>
                </a:graphicData>
              </a:graphic>
            </wp:inline>
          </w:drawing>
        </w:r>
      </w:ins>
    </w:p>
    <w:p w14:paraId="541B914D" w14:textId="3C05B96E" w:rsidR="00752989" w:rsidRDefault="00752989" w:rsidP="00E951CA">
      <w:pPr>
        <w:rPr>
          <w:ins w:id="436" w:author="sina maarefi" w:date="2022-07-24T12:33:00Z"/>
          <w:rFonts w:cs="Calibri"/>
          <w:sz w:val="32"/>
          <w:szCs w:val="32"/>
          <w:rtl/>
          <w:lang w:bidi="fa-IR"/>
        </w:rPr>
      </w:pPr>
    </w:p>
    <w:p w14:paraId="42A7761F" w14:textId="154CDF40" w:rsidR="00752989" w:rsidRDefault="00752989" w:rsidP="00E951CA">
      <w:pPr>
        <w:rPr>
          <w:ins w:id="437" w:author="sina maarefi" w:date="2022-07-24T12:36:00Z"/>
          <w:rFonts w:cs="Calibri"/>
          <w:sz w:val="32"/>
          <w:szCs w:val="32"/>
          <w:rtl/>
          <w:lang w:bidi="fa-IR"/>
        </w:rPr>
      </w:pPr>
      <w:ins w:id="438" w:author="sina maarefi" w:date="2022-07-24T12:33:00Z">
        <w:r>
          <w:rPr>
            <w:rFonts w:cs="Calibri" w:hint="cs"/>
            <w:sz w:val="32"/>
            <w:szCs w:val="32"/>
            <w:rtl/>
            <w:lang w:bidi="fa-IR"/>
          </w:rPr>
          <w:t xml:space="preserve">در اصل این یک </w:t>
        </w:r>
      </w:ins>
      <w:ins w:id="439" w:author="sina maarefi" w:date="2022-07-24T12:34:00Z">
        <w:r>
          <w:rPr>
            <w:rFonts w:cs="Calibri" w:hint="cs"/>
            <w:sz w:val="32"/>
            <w:szCs w:val="32"/>
            <w:rtl/>
            <w:lang w:bidi="fa-IR"/>
          </w:rPr>
          <w:t xml:space="preserve">آبجکت می باشد..چون همانطور که می بینی یک پراپرتی اومدیم روش تعریف کردیم..حالا من یادمه یه چیزایی..ولی خیلی دقیق هنوز نمیدونم..میدونم اگر بیاین داخل یک تابعی که داخل متود تعریف شده یک متغیر تعریف کنین اون متغیر به آبجکتی که متود برمیگردونه اشاره میکند..الان مثلا این </w:t>
        </w:r>
        <w:proofErr w:type="spellStart"/>
        <w:r>
          <w:rPr>
            <w:rFonts w:cs="Calibri"/>
            <w:sz w:val="32"/>
            <w:szCs w:val="32"/>
            <w:lang w:bidi="fa-IR"/>
          </w:rPr>
          <w:t>keyup</w:t>
        </w:r>
        <w:proofErr w:type="spellEnd"/>
        <w:r>
          <w:rPr>
            <w:rFonts w:cs="Calibri" w:hint="cs"/>
            <w:sz w:val="32"/>
            <w:szCs w:val="32"/>
            <w:rtl/>
            <w:lang w:bidi="fa-IR"/>
          </w:rPr>
          <w:t xml:space="preserve">  یک آبجکت داره...اگ</w:t>
        </w:r>
      </w:ins>
      <w:ins w:id="440" w:author="sina maarefi" w:date="2022-07-24T12:35:00Z">
        <w:r>
          <w:rPr>
            <w:rFonts w:cs="Calibri" w:hint="cs"/>
            <w:sz w:val="32"/>
            <w:szCs w:val="32"/>
            <w:rtl/>
            <w:lang w:bidi="fa-IR"/>
          </w:rPr>
          <w:t>ر یادت باشه هر ایونتی یک آبجکت برمیگردوند...این هم دقیقا اینه.....</w:t>
        </w:r>
      </w:ins>
      <w:ins w:id="441" w:author="sina maarefi" w:date="2022-07-24T12:36:00Z">
        <w:r>
          <w:rPr>
            <w:rFonts w:cs="Calibri" w:hint="cs"/>
            <w:sz w:val="32"/>
            <w:szCs w:val="32"/>
            <w:rtl/>
            <w:lang w:bidi="fa-IR"/>
          </w:rPr>
          <w:t xml:space="preserve">مثلا </w:t>
        </w:r>
        <w:proofErr w:type="spellStart"/>
        <w:r>
          <w:rPr>
            <w:rFonts w:cs="Calibri"/>
            <w:sz w:val="32"/>
            <w:szCs w:val="32"/>
            <w:lang w:bidi="fa-IR"/>
          </w:rPr>
          <w:t>keyup</w:t>
        </w:r>
        <w:proofErr w:type="spellEnd"/>
        <w:r>
          <w:rPr>
            <w:rFonts w:cs="Calibri" w:hint="cs"/>
            <w:sz w:val="32"/>
            <w:szCs w:val="32"/>
            <w:rtl/>
            <w:lang w:bidi="fa-IR"/>
          </w:rPr>
          <w:t xml:space="preserve"> چنین آبجکتی برمیگردونه:</w:t>
        </w:r>
      </w:ins>
    </w:p>
    <w:p w14:paraId="411D52AC" w14:textId="7EFDEDC3" w:rsidR="00752989" w:rsidRDefault="00752989" w:rsidP="00E951CA">
      <w:pPr>
        <w:rPr>
          <w:ins w:id="442" w:author="sina maarefi" w:date="2022-07-24T12:36:00Z"/>
          <w:rFonts w:cs="Calibri"/>
          <w:sz w:val="32"/>
          <w:szCs w:val="32"/>
          <w:rtl/>
          <w:lang w:bidi="fa-IR"/>
        </w:rPr>
      </w:pPr>
      <w:ins w:id="443" w:author="sina maarefi" w:date="2022-07-24T12:36:00Z">
        <w:r>
          <w:rPr>
            <w:noProof/>
          </w:rPr>
          <w:drawing>
            <wp:inline distT="0" distB="0" distL="0" distR="0" wp14:anchorId="562C4B5D" wp14:editId="7C540B05">
              <wp:extent cx="5467350" cy="1066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67350" cy="1066800"/>
                      </a:xfrm>
                      <a:prstGeom prst="rect">
                        <a:avLst/>
                      </a:prstGeom>
                    </pic:spPr>
                  </pic:pic>
                </a:graphicData>
              </a:graphic>
            </wp:inline>
          </w:drawing>
        </w:r>
      </w:ins>
    </w:p>
    <w:p w14:paraId="6E975363" w14:textId="3E66FF6A" w:rsidR="00752989" w:rsidRDefault="00752989" w:rsidP="00E951CA">
      <w:pPr>
        <w:rPr>
          <w:ins w:id="444" w:author="sina maarefi" w:date="2022-07-24T12:36:00Z"/>
          <w:rFonts w:cs="Calibri"/>
          <w:sz w:val="32"/>
          <w:szCs w:val="32"/>
          <w:rtl/>
          <w:lang w:bidi="fa-IR"/>
        </w:rPr>
      </w:pPr>
    </w:p>
    <w:p w14:paraId="1061687E" w14:textId="7A61B231" w:rsidR="00752989" w:rsidRDefault="00752989" w:rsidP="00E951CA">
      <w:pPr>
        <w:rPr>
          <w:ins w:id="445" w:author="sina maarefi" w:date="2022-07-24T12:37:00Z"/>
          <w:rFonts w:cs="Calibri"/>
          <w:sz w:val="32"/>
          <w:szCs w:val="32"/>
          <w:rtl/>
          <w:lang w:bidi="fa-IR"/>
        </w:rPr>
      </w:pPr>
      <w:ins w:id="446" w:author="sina maarefi" w:date="2022-07-24T12:36:00Z">
        <w:r>
          <w:rPr>
            <w:rFonts w:cs="Calibri" w:hint="cs"/>
            <w:sz w:val="32"/>
            <w:szCs w:val="32"/>
            <w:rtl/>
            <w:lang w:bidi="fa-IR"/>
          </w:rPr>
          <w:t xml:space="preserve">که </w:t>
        </w:r>
      </w:ins>
      <w:ins w:id="447" w:author="sina maarefi" w:date="2022-07-24T12:37:00Z">
        <w:r>
          <w:rPr>
            <w:rFonts w:cs="Calibri" w:hint="cs"/>
            <w:sz w:val="32"/>
            <w:szCs w:val="32"/>
            <w:rtl/>
            <w:lang w:bidi="fa-IR"/>
          </w:rPr>
          <w:t xml:space="preserve">یک سری پراپرتی هایی دارد که به ما کمک میکند...حتما حتما در مورد این </w:t>
        </w:r>
        <w:r>
          <w:rPr>
            <w:rFonts w:cs="Calibri"/>
            <w:sz w:val="32"/>
            <w:szCs w:val="32"/>
            <w:lang w:bidi="fa-IR"/>
          </w:rPr>
          <w:t>e</w:t>
        </w:r>
        <w:r>
          <w:rPr>
            <w:rFonts w:cs="Calibri" w:hint="cs"/>
            <w:sz w:val="32"/>
            <w:szCs w:val="32"/>
            <w:rtl/>
            <w:lang w:bidi="fa-IR"/>
          </w:rPr>
          <w:t xml:space="preserve"> .....</w:t>
        </w:r>
        <w:r w:rsidR="00A63F60">
          <w:rPr>
            <w:rFonts w:cs="Calibri" w:hint="cs"/>
            <w:sz w:val="32"/>
            <w:szCs w:val="32"/>
            <w:rtl/>
            <w:lang w:bidi="fa-IR"/>
          </w:rPr>
          <w:t>بیشتر تحقیق کن....</w:t>
        </w:r>
        <w:r w:rsidR="00D73E28">
          <w:rPr>
            <w:rFonts w:cs="Calibri" w:hint="cs"/>
            <w:sz w:val="32"/>
            <w:szCs w:val="32"/>
            <w:rtl/>
            <w:lang w:bidi="fa-IR"/>
          </w:rPr>
          <w:t xml:space="preserve">یک چیزی هم میدونم این </w:t>
        </w:r>
        <w:r w:rsidR="00D73E28">
          <w:rPr>
            <w:rFonts w:cs="Calibri"/>
            <w:sz w:val="32"/>
            <w:szCs w:val="32"/>
            <w:lang w:bidi="fa-IR"/>
          </w:rPr>
          <w:t>e</w:t>
        </w:r>
        <w:r w:rsidR="00D73E28">
          <w:rPr>
            <w:rFonts w:cs="Calibri" w:hint="cs"/>
            <w:sz w:val="32"/>
            <w:szCs w:val="32"/>
            <w:rtl/>
            <w:lang w:bidi="fa-IR"/>
          </w:rPr>
          <w:t xml:space="preserve">  هر اسمی میتواند داشته باشد...مثلا </w:t>
        </w:r>
        <w:r w:rsidR="00D73E28">
          <w:rPr>
            <w:rFonts w:cs="Calibri"/>
            <w:sz w:val="32"/>
            <w:szCs w:val="32"/>
            <w:lang w:bidi="fa-IR"/>
          </w:rPr>
          <w:t>c</w:t>
        </w:r>
        <w:r w:rsidR="00D73E28">
          <w:rPr>
            <w:rFonts w:cs="Calibri" w:hint="cs"/>
            <w:sz w:val="32"/>
            <w:szCs w:val="32"/>
            <w:rtl/>
            <w:lang w:bidi="fa-IR"/>
          </w:rPr>
          <w:t xml:space="preserve"> ...</w:t>
        </w:r>
      </w:ins>
    </w:p>
    <w:p w14:paraId="10FE03E1" w14:textId="77777777" w:rsidR="00D73E28" w:rsidRDefault="00D73E28" w:rsidP="00E951CA">
      <w:pPr>
        <w:rPr>
          <w:ins w:id="448" w:author="sina maarefi" w:date="2022-07-24T12:37:00Z"/>
          <w:rFonts w:cs="Calibri"/>
          <w:sz w:val="32"/>
          <w:szCs w:val="32"/>
          <w:rtl/>
          <w:lang w:bidi="fa-IR"/>
        </w:rPr>
      </w:pPr>
    </w:p>
    <w:p w14:paraId="0DFD489A" w14:textId="77777777" w:rsidR="00A63F60" w:rsidRPr="00E951CA" w:rsidRDefault="00A63F60" w:rsidP="00E951CA">
      <w:pPr>
        <w:rPr>
          <w:ins w:id="449" w:author="sina maarefi" w:date="2022-07-24T11:33:00Z"/>
          <w:rFonts w:cs="Calibri"/>
          <w:sz w:val="32"/>
          <w:szCs w:val="32"/>
          <w:rtl/>
          <w:lang w:bidi="fa-IR"/>
          <w:rPrChange w:id="450" w:author="sina maarefi" w:date="2022-07-24T12:02:00Z">
            <w:rPr>
              <w:ins w:id="451" w:author="sina maarefi" w:date="2022-07-24T11:33:00Z"/>
              <w:rFonts w:cs="2  Titr"/>
              <w:sz w:val="32"/>
              <w:szCs w:val="32"/>
              <w:rtl/>
              <w:lang w:bidi="fa-IR"/>
            </w:rPr>
          </w:rPrChange>
        </w:rPr>
      </w:pPr>
    </w:p>
    <w:p w14:paraId="5B775946" w14:textId="3F69002D" w:rsidR="00945C6C" w:rsidRDefault="002672F1" w:rsidP="00C03E44">
      <w:pPr>
        <w:rPr>
          <w:ins w:id="452" w:author="sina maarefi" w:date="2022-07-26T17:24:00Z"/>
          <w:rFonts w:cs="2  Titr"/>
          <w:sz w:val="32"/>
          <w:szCs w:val="32"/>
          <w:rtl/>
          <w:lang w:bidi="fa-IR"/>
        </w:rPr>
      </w:pPr>
      <w:ins w:id="453" w:author="sina maarefi" w:date="2022-07-26T17:24:00Z">
        <w:r>
          <w:rPr>
            <w:rFonts w:cs="2  Titr" w:hint="cs"/>
            <w:sz w:val="32"/>
            <w:szCs w:val="32"/>
            <w:rtl/>
            <w:lang w:bidi="fa-IR"/>
          </w:rPr>
          <w:lastRenderedPageBreak/>
          <w:t>خوب بعد از دو روز وقفه ی عمرانی به ادامه ی کار بپردازیم:</w:t>
        </w:r>
      </w:ins>
    </w:p>
    <w:p w14:paraId="3A389CC2" w14:textId="4D353DDB" w:rsidR="002672F1" w:rsidRDefault="002672F1">
      <w:pPr>
        <w:jc w:val="center"/>
        <w:rPr>
          <w:ins w:id="454" w:author="sina maarefi" w:date="2022-07-26T17:24:00Z"/>
          <w:rFonts w:cs="2  Titr"/>
          <w:sz w:val="32"/>
          <w:szCs w:val="32"/>
          <w:rtl/>
          <w:lang w:bidi="fa-IR"/>
        </w:rPr>
        <w:pPrChange w:id="455" w:author="sina maarefi" w:date="2022-07-26T17:24:00Z">
          <w:pPr/>
        </w:pPrChange>
      </w:pPr>
      <w:ins w:id="456" w:author="sina maarefi" w:date="2022-07-26T17:24:00Z">
        <w:r>
          <w:rPr>
            <w:noProof/>
          </w:rPr>
          <w:drawing>
            <wp:inline distT="0" distB="0" distL="0" distR="0" wp14:anchorId="6A62577C" wp14:editId="59C3271B">
              <wp:extent cx="4076700"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76700" cy="704850"/>
                      </a:xfrm>
                      <a:prstGeom prst="rect">
                        <a:avLst/>
                      </a:prstGeom>
                    </pic:spPr>
                  </pic:pic>
                </a:graphicData>
              </a:graphic>
            </wp:inline>
          </w:drawing>
        </w:r>
      </w:ins>
    </w:p>
    <w:p w14:paraId="0E92DC1E" w14:textId="326EB0E5" w:rsidR="002672F1" w:rsidRDefault="002672F1" w:rsidP="00C03E44">
      <w:pPr>
        <w:rPr>
          <w:ins w:id="457" w:author="sina maarefi" w:date="2022-07-26T17:25:00Z"/>
          <w:rFonts w:cs="2  Titr"/>
          <w:sz w:val="32"/>
          <w:szCs w:val="32"/>
          <w:rtl/>
          <w:lang w:bidi="fa-IR"/>
        </w:rPr>
      </w:pPr>
      <w:ins w:id="458" w:author="sina maarefi" w:date="2022-07-26T17:24:00Z">
        <w:r>
          <w:rPr>
            <w:rFonts w:cs="2  Titr" w:hint="cs"/>
            <w:sz w:val="32"/>
            <w:szCs w:val="32"/>
            <w:rtl/>
            <w:lang w:bidi="fa-IR"/>
          </w:rPr>
          <w:t xml:space="preserve">همانطور که می بینی </w:t>
        </w:r>
      </w:ins>
      <w:ins w:id="459" w:author="sina maarefi" w:date="2022-07-26T17:25:00Z">
        <w:r>
          <w:rPr>
            <w:rFonts w:cs="2  Titr" w:hint="cs"/>
            <w:sz w:val="32"/>
            <w:szCs w:val="32"/>
            <w:rtl/>
            <w:lang w:bidi="fa-IR"/>
          </w:rPr>
          <w:t xml:space="preserve">برای این آبجکت ایونت ما اومده یک پراپرتی تعریف کرده...به نام </w:t>
        </w:r>
        <w:r>
          <w:rPr>
            <w:rFonts w:cs="2  Titr"/>
            <w:sz w:val="32"/>
            <w:szCs w:val="32"/>
            <w:lang w:bidi="fa-IR"/>
          </w:rPr>
          <w:t>keycode</w:t>
        </w:r>
        <w:r>
          <w:rPr>
            <w:rFonts w:cs="2  Titr" w:hint="cs"/>
            <w:sz w:val="32"/>
            <w:szCs w:val="32"/>
            <w:rtl/>
            <w:lang w:bidi="fa-IR"/>
          </w:rPr>
          <w:t xml:space="preserve"> ...با یک سرچ ساده می فهمیم که منظور از این </w:t>
        </w:r>
        <w:r>
          <w:rPr>
            <w:rFonts w:cs="2  Titr"/>
            <w:sz w:val="32"/>
            <w:szCs w:val="32"/>
            <w:lang w:bidi="fa-IR"/>
          </w:rPr>
          <w:t>keycode</w:t>
        </w:r>
        <w:r>
          <w:rPr>
            <w:rFonts w:cs="2  Titr" w:hint="cs"/>
            <w:sz w:val="32"/>
            <w:szCs w:val="32"/>
            <w:rtl/>
            <w:lang w:bidi="fa-IR"/>
          </w:rPr>
          <w:t xml:space="preserve">  چیه....</w:t>
        </w:r>
      </w:ins>
    </w:p>
    <w:p w14:paraId="5B850261" w14:textId="4A13E28C" w:rsidR="002672F1" w:rsidRDefault="002672F1">
      <w:pPr>
        <w:jc w:val="center"/>
        <w:rPr>
          <w:ins w:id="460" w:author="sina maarefi" w:date="2022-07-26T17:25:00Z"/>
          <w:rFonts w:cs="2  Titr"/>
          <w:sz w:val="32"/>
          <w:szCs w:val="32"/>
          <w:rtl/>
          <w:lang w:bidi="fa-IR"/>
        </w:rPr>
        <w:pPrChange w:id="461" w:author="sina maarefi" w:date="2022-07-26T17:25:00Z">
          <w:pPr/>
        </w:pPrChange>
      </w:pPr>
      <w:ins w:id="462" w:author="sina maarefi" w:date="2022-07-26T17:25:00Z">
        <w:r>
          <w:rPr>
            <w:noProof/>
          </w:rPr>
          <w:drawing>
            <wp:inline distT="0" distB="0" distL="0" distR="0" wp14:anchorId="14B1230D" wp14:editId="6A9A7878">
              <wp:extent cx="3705225" cy="5534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5225" cy="5534025"/>
                      </a:xfrm>
                      <a:prstGeom prst="rect">
                        <a:avLst/>
                      </a:prstGeom>
                    </pic:spPr>
                  </pic:pic>
                </a:graphicData>
              </a:graphic>
            </wp:inline>
          </w:drawing>
        </w:r>
      </w:ins>
    </w:p>
    <w:p w14:paraId="77E6E70D" w14:textId="260D16BC" w:rsidR="002672F1" w:rsidRDefault="002672F1" w:rsidP="00C03E44">
      <w:pPr>
        <w:rPr>
          <w:ins w:id="463" w:author="sina maarefi" w:date="2022-07-26T17:25:00Z"/>
          <w:rFonts w:cs="2  Titr"/>
          <w:sz w:val="32"/>
          <w:szCs w:val="32"/>
          <w:rtl/>
          <w:lang w:bidi="fa-IR"/>
        </w:rPr>
      </w:pPr>
    </w:p>
    <w:p w14:paraId="5F2DE7A9" w14:textId="77777777" w:rsidR="002672F1" w:rsidRDefault="002672F1" w:rsidP="00C03E44">
      <w:pPr>
        <w:rPr>
          <w:ins w:id="464" w:author="sina maarefi" w:date="2022-07-26T17:24:00Z"/>
          <w:rFonts w:cs="2  Titr"/>
          <w:sz w:val="32"/>
          <w:szCs w:val="32"/>
          <w:rtl/>
          <w:lang w:bidi="fa-IR"/>
        </w:rPr>
      </w:pPr>
    </w:p>
    <w:p w14:paraId="79E399D4" w14:textId="1CB7A314" w:rsidR="002672F1" w:rsidRDefault="002672F1" w:rsidP="00C03E44">
      <w:pPr>
        <w:rPr>
          <w:ins w:id="465" w:author="sina maarefi" w:date="2022-07-26T17:26:00Z"/>
          <w:rFonts w:cs="2  Titr"/>
          <w:sz w:val="32"/>
          <w:szCs w:val="32"/>
          <w:rtl/>
          <w:lang w:bidi="fa-IR"/>
        </w:rPr>
      </w:pPr>
      <w:ins w:id="466" w:author="sina maarefi" w:date="2022-07-26T17:25:00Z">
        <w:r>
          <w:rPr>
            <w:rFonts w:cs="2  Titr" w:hint="cs"/>
            <w:sz w:val="32"/>
            <w:szCs w:val="32"/>
            <w:rtl/>
            <w:lang w:bidi="fa-IR"/>
          </w:rPr>
          <w:t xml:space="preserve">همانطور که در لیست بالا می بینی در این لیست دکمه ی </w:t>
        </w:r>
        <w:r>
          <w:rPr>
            <w:rFonts w:cs="2  Titr"/>
            <w:sz w:val="32"/>
            <w:szCs w:val="32"/>
            <w:lang w:bidi="fa-IR"/>
          </w:rPr>
          <w:t>enter</w:t>
        </w:r>
        <w:r>
          <w:rPr>
            <w:rFonts w:cs="2  Titr" w:hint="cs"/>
            <w:sz w:val="32"/>
            <w:szCs w:val="32"/>
            <w:rtl/>
            <w:lang w:bidi="fa-IR"/>
          </w:rPr>
          <w:t xml:space="preserve">  دارای شماره ی </w:t>
        </w:r>
      </w:ins>
      <w:ins w:id="467" w:author="sina maarefi" w:date="2022-07-26T17:26:00Z">
        <w:r>
          <w:rPr>
            <w:rFonts w:cs="2  Titr" w:hint="cs"/>
            <w:sz w:val="32"/>
            <w:szCs w:val="32"/>
            <w:rtl/>
            <w:lang w:bidi="fa-IR"/>
          </w:rPr>
          <w:t>13 می باشد..یعنی شما می فهمی که وقتی اینتر رو فشاری بدی و رها کنی(در مورد این رها کردن بعدا بیشتر توضیح میدم)...میشه شماره ی 13 ....</w:t>
        </w:r>
      </w:ins>
    </w:p>
    <w:p w14:paraId="4BF7E4CC" w14:textId="7A4D62F0" w:rsidR="002672F1" w:rsidRDefault="002672F1" w:rsidP="00C03E44">
      <w:pPr>
        <w:rPr>
          <w:ins w:id="468" w:author="sina maarefi" w:date="2022-07-26T17:26:00Z"/>
          <w:rFonts w:cs="2  Titr"/>
          <w:sz w:val="32"/>
          <w:szCs w:val="32"/>
          <w:rtl/>
          <w:lang w:bidi="fa-IR"/>
        </w:rPr>
      </w:pPr>
      <w:ins w:id="469" w:author="sina maarefi" w:date="2022-07-26T17:26:00Z">
        <w:r>
          <w:rPr>
            <w:rFonts w:cs="2  Titr" w:hint="cs"/>
            <w:sz w:val="32"/>
            <w:szCs w:val="32"/>
            <w:rtl/>
            <w:lang w:bidi="fa-IR"/>
          </w:rPr>
          <w:t>این لیست از این سایت اومده:</w:t>
        </w:r>
      </w:ins>
    </w:p>
    <w:p w14:paraId="05D9925E" w14:textId="62908314" w:rsidR="002672F1" w:rsidRDefault="00910370">
      <w:pPr>
        <w:jc w:val="center"/>
        <w:rPr>
          <w:ins w:id="470" w:author="sina maarefi" w:date="2022-07-26T17:26:00Z"/>
          <w:rFonts w:cs="2  Titr"/>
          <w:sz w:val="32"/>
          <w:szCs w:val="32"/>
          <w:lang w:bidi="fa-IR"/>
        </w:rPr>
        <w:pPrChange w:id="471" w:author="sina maarefi" w:date="2022-07-26T17:26:00Z">
          <w:pPr/>
        </w:pPrChange>
      </w:pPr>
      <w:ins w:id="472" w:author="sina maarefi" w:date="2022-07-26T17:26:00Z">
        <w:r>
          <w:rPr>
            <w:rFonts w:cs="2  Titr"/>
            <w:sz w:val="32"/>
            <w:szCs w:val="32"/>
            <w:lang w:bidi="fa-IR"/>
          </w:rPr>
          <w:fldChar w:fldCharType="begin"/>
        </w:r>
        <w:r>
          <w:rPr>
            <w:rFonts w:cs="2  Titr"/>
            <w:sz w:val="32"/>
            <w:szCs w:val="32"/>
            <w:lang w:bidi="fa-IR"/>
          </w:rPr>
          <w:instrText xml:space="preserve"> HYPERLINK "</w:instrText>
        </w:r>
        <w:r w:rsidRPr="00910370">
          <w:rPr>
            <w:rFonts w:cs="2  Titr"/>
            <w:sz w:val="32"/>
            <w:szCs w:val="32"/>
            <w:lang w:bidi="fa-IR"/>
          </w:rPr>
          <w:instrText>http://gcctech.org/csc/javascript/javascript_keycodes.htm</w:instrText>
        </w:r>
        <w:r>
          <w:rPr>
            <w:rFonts w:cs="2  Titr"/>
            <w:sz w:val="32"/>
            <w:szCs w:val="32"/>
            <w:lang w:bidi="fa-IR"/>
          </w:rPr>
          <w:instrText xml:space="preserve">" </w:instrText>
        </w:r>
        <w:r>
          <w:rPr>
            <w:rFonts w:cs="2  Titr"/>
            <w:sz w:val="32"/>
            <w:szCs w:val="32"/>
            <w:lang w:bidi="fa-IR"/>
          </w:rPr>
          <w:fldChar w:fldCharType="separate"/>
        </w:r>
        <w:r w:rsidRPr="006F30BA">
          <w:rPr>
            <w:rStyle w:val="Hyperlink"/>
            <w:rFonts w:cs="2  Titr"/>
            <w:sz w:val="32"/>
            <w:szCs w:val="32"/>
            <w:lang w:bidi="fa-IR"/>
          </w:rPr>
          <w:t>http://gcctech.org/csc/javascript/javascript_keycodes.htm</w:t>
        </w:r>
        <w:r>
          <w:rPr>
            <w:rFonts w:cs="2  Titr"/>
            <w:sz w:val="32"/>
            <w:szCs w:val="32"/>
            <w:lang w:bidi="fa-IR"/>
          </w:rPr>
          <w:fldChar w:fldCharType="end"/>
        </w:r>
      </w:ins>
    </w:p>
    <w:p w14:paraId="37DD0B89" w14:textId="5EB1D6EF" w:rsidR="00910370" w:rsidRDefault="00910370" w:rsidP="00C03E44">
      <w:pPr>
        <w:rPr>
          <w:ins w:id="473" w:author="sina maarefi" w:date="2022-07-26T17:27:00Z"/>
          <w:rFonts w:cs="2  Titr"/>
          <w:sz w:val="32"/>
          <w:szCs w:val="32"/>
          <w:rtl/>
          <w:lang w:bidi="fa-IR"/>
        </w:rPr>
      </w:pPr>
    </w:p>
    <w:p w14:paraId="678F89A1" w14:textId="67F761F3" w:rsidR="00910370" w:rsidRDefault="00910370" w:rsidP="00C03E44">
      <w:pPr>
        <w:rPr>
          <w:ins w:id="474" w:author="sina maarefi" w:date="2022-07-26T17:27:00Z"/>
          <w:rFonts w:cs="2  Titr"/>
          <w:sz w:val="32"/>
          <w:szCs w:val="32"/>
          <w:rtl/>
          <w:lang w:bidi="fa-IR"/>
        </w:rPr>
      </w:pPr>
      <w:ins w:id="475" w:author="sina maarefi" w:date="2022-07-26T17:27:00Z">
        <w:r>
          <w:rPr>
            <w:rFonts w:cs="2  Titr" w:hint="cs"/>
            <w:sz w:val="32"/>
            <w:szCs w:val="32"/>
            <w:rtl/>
            <w:lang w:bidi="fa-IR"/>
          </w:rPr>
          <w:t>در حاشیه به یک موضوع جالب بپردازیم:</w:t>
        </w:r>
      </w:ins>
    </w:p>
    <w:p w14:paraId="1875A7A2" w14:textId="1F38C6DA" w:rsidR="00910370" w:rsidRDefault="009C4D30" w:rsidP="00C03E44">
      <w:pPr>
        <w:rPr>
          <w:ins w:id="476" w:author="sina maarefi" w:date="2022-07-26T17:27:00Z"/>
          <w:rFonts w:cs="2  Titr"/>
          <w:sz w:val="32"/>
          <w:szCs w:val="32"/>
          <w:rtl/>
          <w:lang w:bidi="fa-IR"/>
        </w:rPr>
      </w:pPr>
      <w:ins w:id="477" w:author="sina maarefi" w:date="2022-07-26T17:27:00Z">
        <w:r>
          <w:rPr>
            <w:noProof/>
          </w:rPr>
          <w:drawing>
            <wp:inline distT="0" distB="0" distL="0" distR="0" wp14:anchorId="45F36536" wp14:editId="50A29726">
              <wp:extent cx="5731510" cy="11156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115695"/>
                      </a:xfrm>
                      <a:prstGeom prst="rect">
                        <a:avLst/>
                      </a:prstGeom>
                    </pic:spPr>
                  </pic:pic>
                </a:graphicData>
              </a:graphic>
            </wp:inline>
          </w:drawing>
        </w:r>
      </w:ins>
    </w:p>
    <w:p w14:paraId="60316638" w14:textId="08817C87" w:rsidR="009C4D30" w:rsidRDefault="009C4D30" w:rsidP="00C03E44">
      <w:pPr>
        <w:rPr>
          <w:ins w:id="478" w:author="sina maarefi" w:date="2022-07-26T17:27:00Z"/>
          <w:rFonts w:cs="2  Titr"/>
          <w:sz w:val="32"/>
          <w:szCs w:val="32"/>
          <w:rtl/>
          <w:lang w:bidi="fa-IR"/>
        </w:rPr>
      </w:pPr>
    </w:p>
    <w:p w14:paraId="6A92F45F" w14:textId="40F52422" w:rsidR="009C4D30" w:rsidRDefault="009C4D30" w:rsidP="00C03E44">
      <w:pPr>
        <w:rPr>
          <w:ins w:id="479" w:author="sina maarefi" w:date="2022-07-26T17:32:00Z"/>
          <w:rFonts w:cs="2  Titr"/>
          <w:sz w:val="32"/>
          <w:szCs w:val="32"/>
          <w:rtl/>
          <w:lang w:bidi="fa-IR"/>
        </w:rPr>
      </w:pPr>
      <w:ins w:id="480" w:author="sina maarefi" w:date="2022-07-26T17:27:00Z">
        <w:r>
          <w:rPr>
            <w:rFonts w:cs="2  Titr" w:hint="cs"/>
            <w:sz w:val="32"/>
            <w:szCs w:val="32"/>
            <w:rtl/>
            <w:lang w:bidi="fa-IR"/>
          </w:rPr>
          <w:t xml:space="preserve">در بالا فرق بین </w:t>
        </w:r>
        <w:proofErr w:type="spellStart"/>
        <w:r>
          <w:rPr>
            <w:rFonts w:cs="2  Titr"/>
            <w:sz w:val="32"/>
            <w:szCs w:val="32"/>
            <w:lang w:bidi="fa-IR"/>
          </w:rPr>
          <w:t>kwydown,ke</w:t>
        </w:r>
      </w:ins>
      <w:ins w:id="481" w:author="sina maarefi" w:date="2022-07-26T17:28:00Z">
        <w:r>
          <w:rPr>
            <w:rFonts w:cs="2  Titr"/>
            <w:sz w:val="32"/>
            <w:szCs w:val="32"/>
            <w:lang w:bidi="fa-IR"/>
          </w:rPr>
          <w:t>yup</w:t>
        </w:r>
        <w:proofErr w:type="spellEnd"/>
        <w:r>
          <w:rPr>
            <w:rFonts w:cs="2  Titr" w:hint="cs"/>
            <w:sz w:val="32"/>
            <w:szCs w:val="32"/>
            <w:rtl/>
            <w:lang w:bidi="fa-IR"/>
          </w:rPr>
          <w:t xml:space="preserve">  رو میگه....</w:t>
        </w:r>
      </w:ins>
    </w:p>
    <w:p w14:paraId="1778151B" w14:textId="2C6B61A4" w:rsidR="00FE3B0E" w:rsidRDefault="00FE3B0E">
      <w:pPr>
        <w:jc w:val="center"/>
        <w:rPr>
          <w:ins w:id="482" w:author="sina maarefi" w:date="2022-07-26T17:33:00Z"/>
          <w:rFonts w:cs="2  Titr"/>
          <w:sz w:val="32"/>
          <w:szCs w:val="32"/>
          <w:rtl/>
          <w:lang w:bidi="fa-IR"/>
        </w:rPr>
        <w:pPrChange w:id="483" w:author="sina maarefi" w:date="2022-07-26T17:33:00Z">
          <w:pPr/>
        </w:pPrChange>
      </w:pPr>
      <w:ins w:id="484" w:author="sina maarefi" w:date="2022-07-26T17:33:00Z">
        <w:r>
          <w:rPr>
            <w:noProof/>
          </w:rPr>
          <w:drawing>
            <wp:inline distT="0" distB="0" distL="0" distR="0" wp14:anchorId="4AA1168A" wp14:editId="20EA8A3F">
              <wp:extent cx="2543175" cy="2762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43175" cy="276225"/>
                      </a:xfrm>
                      <a:prstGeom prst="rect">
                        <a:avLst/>
                      </a:prstGeom>
                    </pic:spPr>
                  </pic:pic>
                </a:graphicData>
              </a:graphic>
            </wp:inline>
          </w:drawing>
        </w:r>
      </w:ins>
    </w:p>
    <w:p w14:paraId="2E8D8E78" w14:textId="67837A37" w:rsidR="00FE3B0E" w:rsidRDefault="00FE3B0E" w:rsidP="00C03E44">
      <w:pPr>
        <w:rPr>
          <w:ins w:id="485" w:author="sina maarefi" w:date="2022-07-26T17:33:00Z"/>
          <w:rFonts w:cs="2  Titr"/>
          <w:sz w:val="32"/>
          <w:szCs w:val="32"/>
          <w:rtl/>
          <w:lang w:bidi="fa-IR"/>
        </w:rPr>
      </w:pPr>
      <w:ins w:id="486" w:author="sina maarefi" w:date="2022-07-26T17:33:00Z">
        <w:r>
          <w:rPr>
            <w:rFonts w:cs="2  Titr" w:hint="cs"/>
            <w:sz w:val="32"/>
            <w:szCs w:val="32"/>
            <w:rtl/>
            <w:lang w:bidi="fa-IR"/>
          </w:rPr>
          <w:t>خوب بریم این خط .....</w:t>
        </w:r>
      </w:ins>
    </w:p>
    <w:p w14:paraId="39F46B78" w14:textId="58C2E73F" w:rsidR="00FE3B0E" w:rsidRDefault="00FE3B0E" w:rsidP="00C03E44">
      <w:pPr>
        <w:rPr>
          <w:ins w:id="487" w:author="sina maarefi" w:date="2022-07-26T17:33:00Z"/>
          <w:rFonts w:cs="2  Titr"/>
          <w:sz w:val="32"/>
          <w:szCs w:val="32"/>
          <w:rtl/>
          <w:lang w:bidi="fa-IR"/>
        </w:rPr>
      </w:pPr>
      <w:ins w:id="488" w:author="sina maarefi" w:date="2022-07-26T17:33:00Z">
        <w:r>
          <w:rPr>
            <w:rFonts w:cs="2  Titr" w:hint="cs"/>
            <w:sz w:val="32"/>
            <w:szCs w:val="32"/>
            <w:rtl/>
            <w:lang w:bidi="fa-IR"/>
          </w:rPr>
          <w:t xml:space="preserve">خوب اول </w:t>
        </w:r>
        <w:proofErr w:type="spellStart"/>
        <w:r>
          <w:rPr>
            <w:rFonts w:cs="2  Titr"/>
            <w:sz w:val="32"/>
            <w:szCs w:val="32"/>
            <w:lang w:bidi="fa-IR"/>
          </w:rPr>
          <w:t>usertext</w:t>
        </w:r>
        <w:proofErr w:type="spellEnd"/>
        <w:r>
          <w:rPr>
            <w:rFonts w:cs="2  Titr" w:hint="cs"/>
            <w:sz w:val="32"/>
            <w:szCs w:val="32"/>
            <w:rtl/>
            <w:lang w:bidi="fa-IR"/>
          </w:rPr>
          <w:t xml:space="preserve">  چیه...</w:t>
        </w:r>
      </w:ins>
    </w:p>
    <w:p w14:paraId="482E4C81" w14:textId="0AFBE1FC" w:rsidR="00FE3B0E" w:rsidRDefault="007F4A1F">
      <w:pPr>
        <w:jc w:val="center"/>
        <w:rPr>
          <w:ins w:id="489" w:author="sina maarefi" w:date="2022-07-26T17:33:00Z"/>
          <w:rFonts w:cs="2  Titr"/>
          <w:sz w:val="32"/>
          <w:szCs w:val="32"/>
          <w:rtl/>
          <w:lang w:bidi="fa-IR"/>
        </w:rPr>
        <w:pPrChange w:id="490" w:author="sina maarefi" w:date="2022-07-26T17:34:00Z">
          <w:pPr/>
        </w:pPrChange>
      </w:pPr>
      <w:ins w:id="491" w:author="sina maarefi" w:date="2022-07-26T17:33:00Z">
        <w:r>
          <w:rPr>
            <w:noProof/>
          </w:rPr>
          <w:drawing>
            <wp:inline distT="0" distB="0" distL="0" distR="0" wp14:anchorId="38EB6AEA" wp14:editId="3A716534">
              <wp:extent cx="4276725" cy="2667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76725" cy="266700"/>
                      </a:xfrm>
                      <a:prstGeom prst="rect">
                        <a:avLst/>
                      </a:prstGeom>
                    </pic:spPr>
                  </pic:pic>
                </a:graphicData>
              </a:graphic>
            </wp:inline>
          </w:drawing>
        </w:r>
      </w:ins>
    </w:p>
    <w:p w14:paraId="7C192DBA" w14:textId="5B28AE5D" w:rsidR="007F4A1F" w:rsidRDefault="007F4A1F" w:rsidP="00C03E44">
      <w:pPr>
        <w:rPr>
          <w:ins w:id="492" w:author="sina maarefi" w:date="2022-07-26T17:34:00Z"/>
          <w:rFonts w:cs="2  Titr"/>
          <w:sz w:val="32"/>
          <w:szCs w:val="32"/>
          <w:rtl/>
          <w:lang w:bidi="fa-IR"/>
        </w:rPr>
      </w:pPr>
      <w:proofErr w:type="spellStart"/>
      <w:ins w:id="493" w:author="sina maarefi" w:date="2022-07-26T17:33:00Z">
        <w:r>
          <w:rPr>
            <w:rFonts w:cs="2  Titr"/>
            <w:sz w:val="32"/>
            <w:szCs w:val="32"/>
            <w:lang w:bidi="fa-IR"/>
          </w:rPr>
          <w:t>Usertext</w:t>
        </w:r>
        <w:proofErr w:type="spellEnd"/>
        <w:r>
          <w:rPr>
            <w:rFonts w:cs="2  Titr" w:hint="cs"/>
            <w:sz w:val="32"/>
            <w:szCs w:val="32"/>
            <w:rtl/>
            <w:lang w:bidi="fa-IR"/>
          </w:rPr>
          <w:t xml:space="preserve"> رو قبلا تعریف کرده بودیم...</w:t>
        </w:r>
      </w:ins>
    </w:p>
    <w:p w14:paraId="42B617E7" w14:textId="261339CD" w:rsidR="007F4A1F" w:rsidRDefault="007F4A1F" w:rsidP="00C03E44">
      <w:pPr>
        <w:rPr>
          <w:ins w:id="494" w:author="sina maarefi" w:date="2022-07-26T17:34:00Z"/>
          <w:rFonts w:cs="2  Titr"/>
          <w:sz w:val="32"/>
          <w:szCs w:val="32"/>
          <w:rtl/>
          <w:lang w:bidi="fa-IR"/>
        </w:rPr>
      </w:pPr>
      <w:ins w:id="495" w:author="sina maarefi" w:date="2022-07-26T17:34:00Z">
        <w:r>
          <w:rPr>
            <w:rFonts w:cs="2  Titr" w:hint="cs"/>
            <w:sz w:val="32"/>
            <w:szCs w:val="32"/>
            <w:rtl/>
            <w:lang w:bidi="fa-IR"/>
          </w:rPr>
          <w:t xml:space="preserve">در مورد </w:t>
        </w:r>
        <w:r>
          <w:rPr>
            <w:rFonts w:cs="2  Titr"/>
            <w:sz w:val="32"/>
            <w:szCs w:val="32"/>
            <w:lang w:bidi="fa-IR"/>
          </w:rPr>
          <w:t>value</w:t>
        </w:r>
        <w:r>
          <w:rPr>
            <w:rFonts w:cs="2  Titr" w:hint="cs"/>
            <w:sz w:val="32"/>
            <w:szCs w:val="32"/>
            <w:rtl/>
            <w:lang w:bidi="fa-IR"/>
          </w:rPr>
          <w:t xml:space="preserve"> هم باید یک گریزی به کدهای </w:t>
        </w:r>
        <w:r>
          <w:rPr>
            <w:rFonts w:cs="2  Titr"/>
            <w:sz w:val="32"/>
            <w:szCs w:val="32"/>
            <w:lang w:bidi="fa-IR"/>
          </w:rPr>
          <w:t>html</w:t>
        </w:r>
        <w:r>
          <w:rPr>
            <w:rFonts w:cs="2  Titr" w:hint="cs"/>
            <w:sz w:val="32"/>
            <w:szCs w:val="32"/>
            <w:rtl/>
            <w:lang w:bidi="fa-IR"/>
          </w:rPr>
          <w:t xml:space="preserve"> بزنیم:</w:t>
        </w:r>
      </w:ins>
    </w:p>
    <w:p w14:paraId="4A9D284B" w14:textId="77777777" w:rsidR="007F4A1F" w:rsidRDefault="007F4A1F" w:rsidP="00C03E44">
      <w:pPr>
        <w:rPr>
          <w:ins w:id="496" w:author="sina maarefi" w:date="2022-07-26T17:34:00Z"/>
          <w:rFonts w:cs="2  Titr"/>
          <w:sz w:val="32"/>
          <w:szCs w:val="32"/>
          <w:rtl/>
          <w:lang w:bidi="fa-IR"/>
        </w:rPr>
      </w:pPr>
    </w:p>
    <w:p w14:paraId="632B5CBB" w14:textId="77777777" w:rsidR="007F4A1F" w:rsidRDefault="007F4A1F" w:rsidP="00C03E44">
      <w:pPr>
        <w:rPr>
          <w:ins w:id="497" w:author="sina maarefi" w:date="2022-07-26T17:28:00Z"/>
          <w:rFonts w:cs="2  Titr"/>
          <w:sz w:val="32"/>
          <w:szCs w:val="32"/>
          <w:rtl/>
          <w:lang w:bidi="fa-IR"/>
        </w:rPr>
      </w:pPr>
    </w:p>
    <w:p w14:paraId="6082A1D6" w14:textId="4971AA9A" w:rsidR="009C4D30" w:rsidRDefault="00FE3B0E" w:rsidP="00C03E44">
      <w:pPr>
        <w:rPr>
          <w:ins w:id="498" w:author="sina maarefi" w:date="2022-07-26T17:32:00Z"/>
          <w:rFonts w:cs="2  Titr"/>
          <w:sz w:val="32"/>
          <w:szCs w:val="32"/>
          <w:rtl/>
          <w:lang w:bidi="fa-IR"/>
        </w:rPr>
      </w:pPr>
      <w:ins w:id="499" w:author="sina maarefi" w:date="2022-07-26T17:32:00Z">
        <w:r>
          <w:rPr>
            <w:noProof/>
          </w:rPr>
          <w:drawing>
            <wp:inline distT="0" distB="0" distL="0" distR="0" wp14:anchorId="2F4625A1" wp14:editId="311E6170">
              <wp:extent cx="5372100" cy="4857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72100" cy="485775"/>
                      </a:xfrm>
                      <a:prstGeom prst="rect">
                        <a:avLst/>
                      </a:prstGeom>
                    </pic:spPr>
                  </pic:pic>
                </a:graphicData>
              </a:graphic>
            </wp:inline>
          </w:drawing>
        </w:r>
      </w:ins>
    </w:p>
    <w:p w14:paraId="55C5BA9A" w14:textId="293876D4" w:rsidR="00FE3B0E" w:rsidRDefault="00EF139D" w:rsidP="00C03E44">
      <w:pPr>
        <w:rPr>
          <w:ins w:id="500" w:author="sina maarefi" w:date="2022-07-26T17:35:00Z"/>
          <w:rFonts w:cs="2  Titr"/>
          <w:sz w:val="32"/>
          <w:szCs w:val="32"/>
          <w:rtl/>
          <w:lang w:bidi="fa-IR"/>
        </w:rPr>
      </w:pPr>
      <w:ins w:id="501" w:author="sina maarefi" w:date="2022-07-26T17:34:00Z">
        <w:r>
          <w:rPr>
            <w:rFonts w:cs="2  Titr" w:hint="cs"/>
            <w:sz w:val="32"/>
            <w:szCs w:val="32"/>
            <w:rtl/>
            <w:lang w:bidi="fa-IR"/>
          </w:rPr>
          <w:t xml:space="preserve">نگاه کن اگه یادت باشه </w:t>
        </w:r>
        <w:r>
          <w:rPr>
            <w:rFonts w:cs="2  Titr"/>
            <w:sz w:val="32"/>
            <w:szCs w:val="32"/>
            <w:lang w:bidi="fa-IR"/>
          </w:rPr>
          <w:t>input</w:t>
        </w:r>
        <w:r>
          <w:rPr>
            <w:rFonts w:cs="2  Titr" w:hint="cs"/>
            <w:sz w:val="32"/>
            <w:szCs w:val="32"/>
            <w:rtl/>
            <w:lang w:bidi="fa-IR"/>
          </w:rPr>
          <w:t xml:space="preserve">  از معدود تگ هایی بود که تگ فرد بود در نتیجه نمیشد بهش ورودی دارد..به خاطر ا</w:t>
        </w:r>
      </w:ins>
      <w:ins w:id="502" w:author="sina maarefi" w:date="2022-07-26T17:35:00Z">
        <w:r>
          <w:rPr>
            <w:rFonts w:cs="2  Titr" w:hint="cs"/>
            <w:sz w:val="32"/>
            <w:szCs w:val="32"/>
            <w:rtl/>
            <w:lang w:bidi="fa-IR"/>
          </w:rPr>
          <w:t xml:space="preserve">ین میایم از </w:t>
        </w:r>
        <w:r>
          <w:rPr>
            <w:rFonts w:cs="2  Titr"/>
            <w:sz w:val="32"/>
            <w:szCs w:val="32"/>
            <w:lang w:bidi="fa-IR"/>
          </w:rPr>
          <w:t>attribute</w:t>
        </w:r>
        <w:r>
          <w:rPr>
            <w:rFonts w:cs="2  Titr" w:hint="cs"/>
            <w:sz w:val="32"/>
            <w:szCs w:val="32"/>
            <w:rtl/>
            <w:lang w:bidi="fa-IR"/>
          </w:rPr>
          <w:t xml:space="preserve">  ..</w:t>
        </w:r>
        <w:proofErr w:type="gramStart"/>
        <w:r>
          <w:rPr>
            <w:rFonts w:cs="2  Titr"/>
            <w:sz w:val="32"/>
            <w:szCs w:val="32"/>
            <w:lang w:bidi="fa-IR"/>
          </w:rPr>
          <w:t>value</w:t>
        </w:r>
        <w:r>
          <w:rPr>
            <w:rFonts w:cs="2  Titr" w:hint="cs"/>
            <w:sz w:val="32"/>
            <w:szCs w:val="32"/>
            <w:rtl/>
            <w:lang w:bidi="fa-IR"/>
          </w:rPr>
          <w:t xml:space="preserve">  استفاده</w:t>
        </w:r>
        <w:proofErr w:type="gramEnd"/>
        <w:r>
          <w:rPr>
            <w:rFonts w:cs="2  Titr" w:hint="cs"/>
            <w:sz w:val="32"/>
            <w:szCs w:val="32"/>
            <w:rtl/>
            <w:lang w:bidi="fa-IR"/>
          </w:rPr>
          <w:t xml:space="preserve"> میکنیم...مثل بالا...و هر </w:t>
        </w:r>
        <w:r>
          <w:rPr>
            <w:rFonts w:cs="2  Titr"/>
            <w:sz w:val="32"/>
            <w:szCs w:val="32"/>
            <w:lang w:bidi="fa-IR"/>
          </w:rPr>
          <w:t>attribute</w:t>
        </w:r>
        <w:r>
          <w:rPr>
            <w:rFonts w:cs="2  Titr" w:hint="cs"/>
            <w:sz w:val="32"/>
            <w:szCs w:val="32"/>
            <w:rtl/>
            <w:lang w:bidi="fa-IR"/>
          </w:rPr>
          <w:t xml:space="preserve"> داخل </w:t>
        </w:r>
        <w:r>
          <w:rPr>
            <w:rFonts w:cs="2  Titr"/>
            <w:sz w:val="32"/>
            <w:szCs w:val="32"/>
            <w:lang w:bidi="fa-IR"/>
          </w:rPr>
          <w:t>html</w:t>
        </w:r>
        <w:r>
          <w:rPr>
            <w:rFonts w:cs="2  Titr" w:hint="cs"/>
            <w:sz w:val="32"/>
            <w:szCs w:val="32"/>
            <w:rtl/>
            <w:lang w:bidi="fa-IR"/>
          </w:rPr>
          <w:t xml:space="preserve">  یک پراپرتی در </w:t>
        </w:r>
        <w:proofErr w:type="spellStart"/>
        <w:r>
          <w:rPr>
            <w:rFonts w:cs="2  Titr"/>
            <w:sz w:val="32"/>
            <w:szCs w:val="32"/>
            <w:lang w:bidi="fa-IR"/>
          </w:rPr>
          <w:t>js</w:t>
        </w:r>
        <w:proofErr w:type="spellEnd"/>
        <w:r>
          <w:rPr>
            <w:rFonts w:cs="2  Titr" w:hint="cs"/>
            <w:sz w:val="32"/>
            <w:szCs w:val="32"/>
            <w:rtl/>
            <w:lang w:bidi="fa-IR"/>
          </w:rPr>
          <w:t xml:space="preserve">  می باشد..</w:t>
        </w:r>
      </w:ins>
    </w:p>
    <w:p w14:paraId="763368FF" w14:textId="693DD027" w:rsidR="00EF139D" w:rsidRDefault="00EF139D" w:rsidP="00C03E44">
      <w:pPr>
        <w:rPr>
          <w:ins w:id="503" w:author="sina maarefi" w:date="2022-07-26T17:35:00Z"/>
          <w:rFonts w:cs="2  Titr"/>
          <w:sz w:val="32"/>
          <w:szCs w:val="32"/>
          <w:rtl/>
          <w:lang w:bidi="fa-IR"/>
        </w:rPr>
      </w:pPr>
      <w:ins w:id="504" w:author="sina maarefi" w:date="2022-07-26T17:35:00Z">
        <w:r>
          <w:rPr>
            <w:noProof/>
          </w:rPr>
          <w:drawing>
            <wp:inline distT="0" distB="0" distL="0" distR="0" wp14:anchorId="5BE85CD6" wp14:editId="7C3E70C1">
              <wp:extent cx="2543175" cy="2762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43175" cy="276225"/>
                      </a:xfrm>
                      <a:prstGeom prst="rect">
                        <a:avLst/>
                      </a:prstGeom>
                    </pic:spPr>
                  </pic:pic>
                </a:graphicData>
              </a:graphic>
            </wp:inline>
          </w:drawing>
        </w:r>
      </w:ins>
    </w:p>
    <w:p w14:paraId="03674E13" w14:textId="58007D45" w:rsidR="00EF139D" w:rsidRDefault="00EF139D" w:rsidP="00C03E44">
      <w:pPr>
        <w:rPr>
          <w:ins w:id="505" w:author="sina maarefi" w:date="2022-07-26T17:36:00Z"/>
          <w:rFonts w:cs="2  Titr"/>
          <w:sz w:val="32"/>
          <w:szCs w:val="32"/>
          <w:rtl/>
          <w:lang w:bidi="fa-IR"/>
        </w:rPr>
      </w:pPr>
      <w:proofErr w:type="gramStart"/>
      <w:ins w:id="506" w:author="sina maarefi" w:date="2022-07-26T17:36:00Z">
        <w:r>
          <w:rPr>
            <w:rFonts w:cs="2  Titr"/>
            <w:sz w:val="32"/>
            <w:szCs w:val="32"/>
            <w:lang w:bidi="fa-IR"/>
          </w:rPr>
          <w:t>C</w:t>
        </w:r>
        <w:r>
          <w:rPr>
            <w:rFonts w:cs="2  Titr" w:hint="cs"/>
            <w:sz w:val="32"/>
            <w:szCs w:val="32"/>
            <w:rtl/>
            <w:lang w:bidi="fa-IR"/>
          </w:rPr>
          <w:t xml:space="preserve">  هم</w:t>
        </w:r>
        <w:proofErr w:type="gramEnd"/>
        <w:r>
          <w:rPr>
            <w:rFonts w:cs="2  Titr" w:hint="cs"/>
            <w:sz w:val="32"/>
            <w:szCs w:val="32"/>
            <w:rtl/>
            <w:lang w:bidi="fa-IR"/>
          </w:rPr>
          <w:t xml:space="preserve"> مقداری می باشد..که کاربر وارد میکند......</w:t>
        </w:r>
      </w:ins>
    </w:p>
    <w:p w14:paraId="25D2AEBD" w14:textId="4BAE0436" w:rsidR="00EF139D" w:rsidRDefault="00EF139D" w:rsidP="00C03E44">
      <w:pPr>
        <w:rPr>
          <w:ins w:id="507" w:author="sina maarefi" w:date="2022-07-26T17:37:00Z"/>
          <w:rFonts w:cs="2  Titr"/>
          <w:sz w:val="32"/>
          <w:szCs w:val="32"/>
          <w:rtl/>
          <w:lang w:bidi="fa-IR"/>
        </w:rPr>
      </w:pPr>
      <w:ins w:id="508" w:author="sina maarefi" w:date="2022-07-26T17:36:00Z">
        <w:r>
          <w:rPr>
            <w:rFonts w:cs="2  Titr" w:hint="cs"/>
            <w:sz w:val="32"/>
            <w:szCs w:val="32"/>
            <w:rtl/>
            <w:lang w:bidi="fa-IR"/>
          </w:rPr>
          <w:t xml:space="preserve">حالا من خیلی فرق سه تساوی و یک تساوی رو نمیدونم...ولی اینو میدونم که در </w:t>
        </w:r>
        <w:r>
          <w:rPr>
            <w:rFonts w:cs="2  Titr"/>
            <w:sz w:val="32"/>
            <w:szCs w:val="32"/>
            <w:lang w:bidi="fa-IR"/>
          </w:rPr>
          <w:t>if</w:t>
        </w:r>
        <w:r>
          <w:rPr>
            <w:rFonts w:cs="2  Titr" w:hint="cs"/>
            <w:sz w:val="32"/>
            <w:szCs w:val="32"/>
            <w:rtl/>
            <w:lang w:bidi="fa-IR"/>
          </w:rPr>
          <w:t xml:space="preserve">  باید احتما از سه تساوی استفاده کنیم ..چون زمانی از تساوی استفاده میکنیم که بخاهیم به یک متغیر مقدار دهی کنیم..</w:t>
        </w:r>
      </w:ins>
      <w:ins w:id="509" w:author="sina maarefi" w:date="2022-07-26T17:37:00Z">
        <w:r>
          <w:rPr>
            <w:rFonts w:cs="2  Titr" w:hint="cs"/>
            <w:sz w:val="32"/>
            <w:szCs w:val="32"/>
            <w:rtl/>
            <w:lang w:bidi="fa-IR"/>
          </w:rPr>
          <w:t xml:space="preserve">ولی در پرانتزهای </w:t>
        </w:r>
        <w:r>
          <w:rPr>
            <w:rFonts w:cs="2  Titr"/>
            <w:sz w:val="32"/>
            <w:szCs w:val="32"/>
            <w:lang w:bidi="fa-IR"/>
          </w:rPr>
          <w:t>if</w:t>
        </w:r>
        <w:r>
          <w:rPr>
            <w:rFonts w:cs="2  Titr" w:hint="cs"/>
            <w:sz w:val="32"/>
            <w:szCs w:val="32"/>
            <w:rtl/>
            <w:lang w:bidi="fa-IR"/>
          </w:rPr>
          <w:t xml:space="preserve"> ...برابری دارد مورد بررسی قرار میگیرد..یعنی یک طور حالت مقایسه ای..</w:t>
        </w:r>
      </w:ins>
    </w:p>
    <w:p w14:paraId="6DE4732A" w14:textId="06DA9497" w:rsidR="00EF139D" w:rsidRDefault="00EF139D">
      <w:pPr>
        <w:jc w:val="center"/>
        <w:rPr>
          <w:ins w:id="510" w:author="sina maarefi" w:date="2022-07-26T17:37:00Z"/>
          <w:rFonts w:cs="2  Titr"/>
          <w:sz w:val="32"/>
          <w:szCs w:val="32"/>
          <w:rtl/>
          <w:lang w:bidi="fa-IR"/>
        </w:rPr>
        <w:pPrChange w:id="511" w:author="sina maarefi" w:date="2022-07-26T17:37:00Z">
          <w:pPr/>
        </w:pPrChange>
      </w:pPr>
      <w:ins w:id="512" w:author="sina maarefi" w:date="2022-07-26T17:37:00Z">
        <w:r>
          <w:rPr>
            <w:noProof/>
          </w:rPr>
          <w:drawing>
            <wp:inline distT="0" distB="0" distL="0" distR="0" wp14:anchorId="42FB31A1" wp14:editId="39ABC3F5">
              <wp:extent cx="3648075" cy="619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48075" cy="619125"/>
                      </a:xfrm>
                      <a:prstGeom prst="rect">
                        <a:avLst/>
                      </a:prstGeom>
                    </pic:spPr>
                  </pic:pic>
                </a:graphicData>
              </a:graphic>
            </wp:inline>
          </w:drawing>
        </w:r>
      </w:ins>
    </w:p>
    <w:p w14:paraId="0A830C7F" w14:textId="26E8E488" w:rsidR="00EF139D" w:rsidRDefault="00EF139D">
      <w:pPr>
        <w:jc w:val="center"/>
        <w:rPr>
          <w:ins w:id="513" w:author="sina maarefi" w:date="2022-07-26T17:39:00Z"/>
          <w:rFonts w:cs="2  Titr"/>
          <w:sz w:val="32"/>
          <w:szCs w:val="32"/>
          <w:rtl/>
          <w:lang w:bidi="fa-IR"/>
        </w:rPr>
        <w:pPrChange w:id="514" w:author="sina maarefi" w:date="2022-07-26T17:39:00Z">
          <w:pPr/>
        </w:pPrChange>
      </w:pPr>
      <w:ins w:id="515" w:author="sina maarefi" w:date="2022-07-26T17:39:00Z">
        <w:r>
          <w:rPr>
            <w:noProof/>
          </w:rPr>
          <w:drawing>
            <wp:inline distT="0" distB="0" distL="0" distR="0" wp14:anchorId="13CB7F0B" wp14:editId="00D590A2">
              <wp:extent cx="3648075" cy="619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48075" cy="619125"/>
                      </a:xfrm>
                      <a:prstGeom prst="rect">
                        <a:avLst/>
                      </a:prstGeom>
                    </pic:spPr>
                  </pic:pic>
                </a:graphicData>
              </a:graphic>
            </wp:inline>
          </w:drawing>
        </w:r>
      </w:ins>
    </w:p>
    <w:p w14:paraId="4F93EEE5" w14:textId="36625CAE" w:rsidR="00EF139D" w:rsidRDefault="00EF139D" w:rsidP="00C03E44">
      <w:pPr>
        <w:rPr>
          <w:ins w:id="516" w:author="sina maarefi" w:date="2022-07-26T17:39:00Z"/>
          <w:rFonts w:cs="2  Titr"/>
          <w:sz w:val="32"/>
          <w:szCs w:val="32"/>
          <w:rtl/>
          <w:lang w:bidi="fa-IR"/>
        </w:rPr>
      </w:pPr>
      <w:ins w:id="517" w:author="sina maarefi" w:date="2022-07-26T17:39:00Z">
        <w:r>
          <w:rPr>
            <w:rFonts w:cs="2  Titr" w:hint="cs"/>
            <w:sz w:val="32"/>
            <w:szCs w:val="32"/>
            <w:rtl/>
            <w:lang w:bidi="fa-IR"/>
          </w:rPr>
          <w:t>میگه اگه درست بود...اول بیا به کلاس تگی که باید خروجی رو نوشته ...یک کلاس مثل بالا رو اضافه کنه و همچنین مقدارشو هم عوض کنه......</w:t>
        </w:r>
      </w:ins>
    </w:p>
    <w:p w14:paraId="768A47E3" w14:textId="75BB9446" w:rsidR="00EF139D" w:rsidRDefault="00EF139D" w:rsidP="00C03E44">
      <w:pPr>
        <w:rPr>
          <w:ins w:id="518" w:author="sina maarefi" w:date="2022-07-26T17:40:00Z"/>
          <w:rFonts w:cs="2  Titr"/>
          <w:sz w:val="32"/>
          <w:szCs w:val="32"/>
          <w:rtl/>
          <w:lang w:bidi="fa-IR"/>
        </w:rPr>
      </w:pPr>
      <w:ins w:id="519" w:author="sina maarefi" w:date="2022-07-26T17:39:00Z">
        <w:r>
          <w:rPr>
            <w:rFonts w:cs="2  Titr" w:hint="cs"/>
            <w:sz w:val="32"/>
            <w:szCs w:val="32"/>
            <w:rtl/>
            <w:lang w:bidi="fa-IR"/>
          </w:rPr>
          <w:t xml:space="preserve">و </w:t>
        </w:r>
      </w:ins>
      <w:ins w:id="520" w:author="sina maarefi" w:date="2022-07-26T17:40:00Z">
        <w:r>
          <w:rPr>
            <w:rFonts w:cs="2  Titr" w:hint="cs"/>
            <w:sz w:val="32"/>
            <w:szCs w:val="32"/>
            <w:rtl/>
            <w:lang w:bidi="fa-IR"/>
          </w:rPr>
          <w:t>اگه نادرست بود:</w:t>
        </w:r>
      </w:ins>
    </w:p>
    <w:p w14:paraId="383428AF" w14:textId="435F26D5" w:rsidR="00EF139D" w:rsidRDefault="00032214" w:rsidP="00C03E44">
      <w:pPr>
        <w:rPr>
          <w:ins w:id="521" w:author="sina maarefi" w:date="2022-07-26T17:40:00Z"/>
          <w:rFonts w:cs="2  Titr"/>
          <w:sz w:val="32"/>
          <w:szCs w:val="32"/>
          <w:rtl/>
          <w:lang w:bidi="fa-IR"/>
        </w:rPr>
      </w:pPr>
      <w:ins w:id="522" w:author="sina maarefi" w:date="2022-07-26T17:40:00Z">
        <w:r>
          <w:rPr>
            <w:noProof/>
          </w:rPr>
          <w:lastRenderedPageBreak/>
          <w:drawing>
            <wp:inline distT="0" distB="0" distL="0" distR="0" wp14:anchorId="6EF68FD3" wp14:editId="03F88439">
              <wp:extent cx="4905375" cy="9048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05375" cy="904875"/>
                      </a:xfrm>
                      <a:prstGeom prst="rect">
                        <a:avLst/>
                      </a:prstGeom>
                    </pic:spPr>
                  </pic:pic>
                </a:graphicData>
              </a:graphic>
            </wp:inline>
          </w:drawing>
        </w:r>
      </w:ins>
    </w:p>
    <w:p w14:paraId="34617FBD" w14:textId="6C12DB8F" w:rsidR="00032214" w:rsidRDefault="00032214" w:rsidP="00C03E44">
      <w:pPr>
        <w:rPr>
          <w:ins w:id="523" w:author="sina maarefi" w:date="2022-07-26T17:40:00Z"/>
          <w:rFonts w:cs="2  Titr"/>
          <w:sz w:val="32"/>
          <w:szCs w:val="32"/>
          <w:rtl/>
          <w:lang w:bidi="fa-IR"/>
        </w:rPr>
      </w:pPr>
    </w:p>
    <w:p w14:paraId="2A7DFFA0" w14:textId="712BCE83" w:rsidR="00032214" w:rsidRDefault="00032214" w:rsidP="00C03E44">
      <w:pPr>
        <w:rPr>
          <w:ins w:id="524" w:author="sina maarefi" w:date="2022-07-26T17:40:00Z"/>
          <w:rFonts w:cs="2  Titr"/>
          <w:sz w:val="32"/>
          <w:szCs w:val="32"/>
          <w:rtl/>
          <w:lang w:bidi="fa-IR"/>
        </w:rPr>
      </w:pPr>
      <w:ins w:id="525" w:author="sina maarefi" w:date="2022-07-26T17:40:00Z">
        <w:r>
          <w:rPr>
            <w:rFonts w:cs="2  Titr" w:hint="cs"/>
            <w:sz w:val="32"/>
            <w:szCs w:val="32"/>
            <w:rtl/>
            <w:lang w:bidi="fa-IR"/>
          </w:rPr>
          <w:t>و اگه اشتباه بود بیاد این کار رو بکنه...</w:t>
        </w:r>
      </w:ins>
    </w:p>
    <w:p w14:paraId="389E7911" w14:textId="2352EDC9" w:rsidR="00032214" w:rsidRDefault="00032214" w:rsidP="00C03E44">
      <w:pPr>
        <w:rPr>
          <w:ins w:id="526" w:author="sina maarefi" w:date="2022-07-26T17:41:00Z"/>
          <w:rFonts w:cs="2  Titr"/>
          <w:sz w:val="32"/>
          <w:szCs w:val="32"/>
          <w:rtl/>
          <w:lang w:bidi="fa-IR"/>
        </w:rPr>
      </w:pPr>
      <w:ins w:id="527" w:author="sina maarefi" w:date="2022-07-26T17:40:00Z">
        <w:r>
          <w:rPr>
            <w:rFonts w:cs="2  Titr" w:hint="cs"/>
            <w:sz w:val="32"/>
            <w:szCs w:val="32"/>
            <w:rtl/>
            <w:lang w:bidi="fa-IR"/>
          </w:rPr>
          <w:t>خوب کار منطقیه...ولی چیزی که من نمی فهمم این است چرا باید یک</w:t>
        </w:r>
      </w:ins>
      <w:ins w:id="528" w:author="sina maarefi" w:date="2022-07-26T17:41:00Z">
        <w:r>
          <w:rPr>
            <w:rFonts w:cs="2  Titr" w:hint="cs"/>
            <w:sz w:val="32"/>
            <w:szCs w:val="32"/>
            <w:rtl/>
            <w:lang w:bidi="fa-IR"/>
          </w:rPr>
          <w:t xml:space="preserve"> کلاس اضافه کنه...حتی بعدا که به کدهایش نگاه کردم..ندیدم این کلاس ها جایی استفاده شوند...باید بررسی شود...</w:t>
        </w:r>
      </w:ins>
    </w:p>
    <w:p w14:paraId="3F790A37" w14:textId="21413D6A" w:rsidR="00032214" w:rsidRDefault="00032214" w:rsidP="00C03E44">
      <w:pPr>
        <w:rPr>
          <w:ins w:id="529" w:author="sina maarefi" w:date="2022-07-26T17:41:00Z"/>
          <w:rFonts w:cs="2  Titr"/>
          <w:sz w:val="32"/>
          <w:szCs w:val="32"/>
          <w:rtl/>
          <w:lang w:bidi="fa-IR"/>
        </w:rPr>
      </w:pPr>
      <w:ins w:id="530" w:author="sina maarefi" w:date="2022-07-26T17:41:00Z">
        <w:r>
          <w:rPr>
            <w:noProof/>
          </w:rPr>
          <w:drawing>
            <wp:inline distT="0" distB="0" distL="0" distR="0" wp14:anchorId="48ABC6DD" wp14:editId="00F8E47B">
              <wp:extent cx="5629275" cy="17430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29275" cy="1743075"/>
                      </a:xfrm>
                      <a:prstGeom prst="rect">
                        <a:avLst/>
                      </a:prstGeom>
                    </pic:spPr>
                  </pic:pic>
                </a:graphicData>
              </a:graphic>
            </wp:inline>
          </w:drawing>
        </w:r>
      </w:ins>
    </w:p>
    <w:p w14:paraId="5EDDDB4E" w14:textId="5FF93FEC" w:rsidR="00032214" w:rsidRDefault="00032214" w:rsidP="00C03E44">
      <w:pPr>
        <w:rPr>
          <w:ins w:id="531" w:author="sina maarefi" w:date="2022-07-26T17:41:00Z"/>
          <w:rFonts w:cs="2  Titr"/>
          <w:sz w:val="32"/>
          <w:szCs w:val="32"/>
          <w:rtl/>
          <w:lang w:bidi="fa-IR"/>
        </w:rPr>
      </w:pPr>
    </w:p>
    <w:p w14:paraId="781636BE" w14:textId="6076AED6" w:rsidR="00032214" w:rsidRDefault="00032214" w:rsidP="00C03E44">
      <w:pPr>
        <w:rPr>
          <w:ins w:id="532" w:author="sina maarefi" w:date="2022-07-26T17:42:00Z"/>
          <w:rFonts w:cs="2  Titr"/>
          <w:sz w:val="32"/>
          <w:szCs w:val="32"/>
          <w:rtl/>
          <w:lang w:bidi="fa-IR"/>
        </w:rPr>
      </w:pPr>
      <w:ins w:id="533" w:author="sina maarefi" w:date="2022-07-26T17:41:00Z">
        <w:r>
          <w:rPr>
            <w:rFonts w:cs="2  Titr" w:hint="cs"/>
            <w:sz w:val="32"/>
            <w:szCs w:val="32"/>
            <w:rtl/>
            <w:lang w:bidi="fa-IR"/>
          </w:rPr>
          <w:t xml:space="preserve">خوب این خیلی هوشمندانس..نگاه کنید...وقتی </w:t>
        </w:r>
      </w:ins>
      <w:ins w:id="534" w:author="sina maarefi" w:date="2022-07-26T17:42:00Z">
        <w:r>
          <w:rPr>
            <w:rFonts w:cs="2  Titr" w:hint="cs"/>
            <w:sz w:val="32"/>
            <w:szCs w:val="32"/>
            <w:rtl/>
            <w:lang w:bidi="fa-IR"/>
          </w:rPr>
          <w:t xml:space="preserve">یک نفر عبارت </w:t>
        </w:r>
        <w:r>
          <w:rPr>
            <w:rFonts w:cs="2  Titr"/>
            <w:sz w:val="32"/>
            <w:szCs w:val="32"/>
            <w:lang w:bidi="fa-IR"/>
          </w:rPr>
          <w:t>captcha</w:t>
        </w:r>
        <w:r>
          <w:rPr>
            <w:rFonts w:cs="2  Titr" w:hint="cs"/>
            <w:sz w:val="32"/>
            <w:szCs w:val="32"/>
            <w:rtl/>
            <w:lang w:bidi="fa-IR"/>
          </w:rPr>
          <w:t xml:space="preserve">  رو وارد میکنه به دو صورت میتونه به سایت بفهمونه که داره کد کپا رو وارد میکنه..یکی اینکه دکمه ی </w:t>
        </w:r>
        <w:r>
          <w:rPr>
            <w:rFonts w:cs="2  Titr"/>
            <w:sz w:val="32"/>
            <w:szCs w:val="32"/>
            <w:lang w:bidi="fa-IR"/>
          </w:rPr>
          <w:t>submit</w:t>
        </w:r>
        <w:r>
          <w:rPr>
            <w:rFonts w:cs="2  Titr" w:hint="cs"/>
            <w:sz w:val="32"/>
            <w:szCs w:val="32"/>
            <w:rtl/>
            <w:lang w:bidi="fa-IR"/>
          </w:rPr>
          <w:t xml:space="preserve">  رو بزنه..و یکی هم اینتر.....</w:t>
        </w:r>
      </w:ins>
    </w:p>
    <w:p w14:paraId="441E306B" w14:textId="231C2642" w:rsidR="00032214" w:rsidRDefault="00032214" w:rsidP="00C03E44">
      <w:pPr>
        <w:rPr>
          <w:ins w:id="535" w:author="sina maarefi" w:date="2022-07-26T17:43:00Z"/>
          <w:rFonts w:cs="2  Titr"/>
          <w:sz w:val="32"/>
          <w:szCs w:val="32"/>
          <w:rtl/>
          <w:lang w:bidi="fa-IR"/>
        </w:rPr>
      </w:pPr>
      <w:ins w:id="536" w:author="sina maarefi" w:date="2022-07-26T17:42:00Z">
        <w:r>
          <w:rPr>
            <w:rFonts w:cs="2  Titr" w:hint="cs"/>
            <w:sz w:val="32"/>
            <w:szCs w:val="32"/>
            <w:rtl/>
            <w:lang w:bidi="fa-IR"/>
          </w:rPr>
          <w:t>در حالت قبل بررسی اینتر بود....</w:t>
        </w:r>
      </w:ins>
      <w:ins w:id="537" w:author="sina maarefi" w:date="2022-07-26T17:43:00Z">
        <w:r>
          <w:rPr>
            <w:rFonts w:cs="2  Titr" w:hint="cs"/>
            <w:sz w:val="32"/>
            <w:szCs w:val="32"/>
            <w:rtl/>
            <w:lang w:bidi="fa-IR"/>
          </w:rPr>
          <w:t xml:space="preserve">در این حالت زدن </w:t>
        </w:r>
        <w:r>
          <w:rPr>
            <w:rFonts w:cs="2  Titr"/>
            <w:sz w:val="32"/>
            <w:szCs w:val="32"/>
            <w:lang w:bidi="fa-IR"/>
          </w:rPr>
          <w:t>submit</w:t>
        </w:r>
        <w:r>
          <w:rPr>
            <w:rFonts w:cs="2  Titr" w:hint="cs"/>
            <w:sz w:val="32"/>
            <w:szCs w:val="32"/>
            <w:rtl/>
            <w:lang w:bidi="fa-IR"/>
          </w:rPr>
          <w:t xml:space="preserve">  می باشد...</w:t>
        </w:r>
      </w:ins>
    </w:p>
    <w:p w14:paraId="09F48A52" w14:textId="7EA527C1" w:rsidR="00032214" w:rsidRDefault="000245B1" w:rsidP="00C03E44">
      <w:pPr>
        <w:rPr>
          <w:ins w:id="538" w:author="sina maarefi" w:date="2022-07-26T17:47:00Z"/>
          <w:rFonts w:cs="2  Titr"/>
          <w:sz w:val="32"/>
          <w:szCs w:val="32"/>
          <w:rtl/>
          <w:lang w:bidi="fa-IR"/>
        </w:rPr>
      </w:pPr>
      <w:ins w:id="539" w:author="sina maarefi" w:date="2022-07-26T17:47:00Z">
        <w:r>
          <w:rPr>
            <w:noProof/>
          </w:rPr>
          <w:lastRenderedPageBreak/>
          <w:drawing>
            <wp:inline distT="0" distB="0" distL="0" distR="0" wp14:anchorId="431AC5CB" wp14:editId="79EBE8A8">
              <wp:extent cx="5731510" cy="163004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630045"/>
                      </a:xfrm>
                      <a:prstGeom prst="rect">
                        <a:avLst/>
                      </a:prstGeom>
                    </pic:spPr>
                  </pic:pic>
                </a:graphicData>
              </a:graphic>
            </wp:inline>
          </w:drawing>
        </w:r>
      </w:ins>
    </w:p>
    <w:p w14:paraId="20F30B67" w14:textId="424C92D7" w:rsidR="000245B1" w:rsidRDefault="000245B1" w:rsidP="00C03E44">
      <w:pPr>
        <w:rPr>
          <w:ins w:id="540" w:author="sina maarefi" w:date="2022-07-26T17:47:00Z"/>
          <w:rFonts w:cs="2  Titr"/>
          <w:sz w:val="32"/>
          <w:szCs w:val="32"/>
          <w:rtl/>
          <w:lang w:bidi="fa-IR"/>
        </w:rPr>
      </w:pPr>
    </w:p>
    <w:p w14:paraId="0EAA1102" w14:textId="66F28C8B" w:rsidR="000245B1" w:rsidRDefault="000245B1" w:rsidP="00C03E44">
      <w:pPr>
        <w:rPr>
          <w:ins w:id="541" w:author="sina maarefi" w:date="2022-07-26T17:48:00Z"/>
          <w:rFonts w:cs="2  Titr"/>
          <w:sz w:val="32"/>
          <w:szCs w:val="32"/>
          <w:rtl/>
          <w:lang w:bidi="fa-IR"/>
        </w:rPr>
      </w:pPr>
      <w:ins w:id="542" w:author="sina maarefi" w:date="2022-07-26T17:47:00Z">
        <w:r>
          <w:rPr>
            <w:rFonts w:cs="2  Titr" w:hint="cs"/>
            <w:sz w:val="32"/>
            <w:szCs w:val="32"/>
            <w:rtl/>
            <w:lang w:bidi="fa-IR"/>
          </w:rPr>
          <w:t>خوب بریم به قسمت آخر کد...که به نظرم شاه بیت این کد می باشد......بسیار بسیار قسمت جالبیه..این قسمت مربوط به چی می باشد..مربوط به زمانی که شما می</w:t>
        </w:r>
      </w:ins>
      <w:ins w:id="543" w:author="sina maarefi" w:date="2022-07-26T17:48:00Z">
        <w:r>
          <w:rPr>
            <w:rFonts w:cs="2  Titr" w:hint="cs"/>
            <w:sz w:val="32"/>
            <w:szCs w:val="32"/>
            <w:rtl/>
            <w:lang w:bidi="fa-IR"/>
          </w:rPr>
          <w:t xml:space="preserve">خای وقتی کاربر دکمه ی </w:t>
        </w:r>
        <w:r>
          <w:rPr>
            <w:rFonts w:cs="2  Titr"/>
            <w:sz w:val="32"/>
            <w:szCs w:val="32"/>
            <w:lang w:bidi="fa-IR"/>
          </w:rPr>
          <w:t>refresh</w:t>
        </w:r>
        <w:r>
          <w:rPr>
            <w:rFonts w:cs="2  Titr" w:hint="cs"/>
            <w:sz w:val="32"/>
            <w:szCs w:val="32"/>
            <w:rtl/>
            <w:lang w:bidi="fa-IR"/>
          </w:rPr>
          <w:t xml:space="preserve">  رو بزنه..کد </w:t>
        </w:r>
        <w:r>
          <w:rPr>
            <w:rFonts w:cs="2  Titr"/>
            <w:sz w:val="32"/>
            <w:szCs w:val="32"/>
            <w:lang w:bidi="fa-IR"/>
          </w:rPr>
          <w:t>captcha</w:t>
        </w:r>
        <w:r>
          <w:rPr>
            <w:rFonts w:cs="2  Titr" w:hint="cs"/>
            <w:sz w:val="32"/>
            <w:szCs w:val="32"/>
            <w:rtl/>
            <w:lang w:bidi="fa-IR"/>
          </w:rPr>
          <w:t xml:space="preserve">  رفرش بشه.....و همچنین یک سری اتفاق که باید حتما هم بیفته رخ بدهد...</w:t>
        </w:r>
      </w:ins>
    </w:p>
    <w:p w14:paraId="0206AE01" w14:textId="5810D337" w:rsidR="000245B1" w:rsidRDefault="000245B1" w:rsidP="00C03E44">
      <w:pPr>
        <w:rPr>
          <w:ins w:id="544" w:author="sina maarefi" w:date="2022-07-26T17:48:00Z"/>
          <w:rFonts w:cs="2  Titr"/>
          <w:sz w:val="32"/>
          <w:szCs w:val="32"/>
          <w:rtl/>
          <w:lang w:bidi="fa-IR"/>
        </w:rPr>
      </w:pPr>
      <w:ins w:id="545" w:author="sina maarefi" w:date="2022-07-26T17:48:00Z">
        <w:r>
          <w:rPr>
            <w:noProof/>
          </w:rPr>
          <w:drawing>
            <wp:inline distT="0" distB="0" distL="0" distR="0" wp14:anchorId="7FAC51C5" wp14:editId="10C9E283">
              <wp:extent cx="5200650" cy="666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00650" cy="666750"/>
                      </a:xfrm>
                      <a:prstGeom prst="rect">
                        <a:avLst/>
                      </a:prstGeom>
                    </pic:spPr>
                  </pic:pic>
                </a:graphicData>
              </a:graphic>
            </wp:inline>
          </w:drawing>
        </w:r>
      </w:ins>
    </w:p>
    <w:p w14:paraId="1883B77B" w14:textId="32CD2757" w:rsidR="000245B1" w:rsidRDefault="000245B1" w:rsidP="00C03E44">
      <w:pPr>
        <w:rPr>
          <w:ins w:id="546" w:author="sina maarefi" w:date="2022-07-26T17:48:00Z"/>
          <w:rFonts w:cs="2  Titr"/>
          <w:sz w:val="32"/>
          <w:szCs w:val="32"/>
          <w:rtl/>
          <w:lang w:bidi="fa-IR"/>
        </w:rPr>
      </w:pPr>
    </w:p>
    <w:p w14:paraId="036B0143" w14:textId="6B0F3E2A" w:rsidR="000245B1" w:rsidRDefault="000245B1" w:rsidP="00C03E44">
      <w:pPr>
        <w:rPr>
          <w:ins w:id="547" w:author="sina maarefi" w:date="2022-07-26T17:49:00Z"/>
          <w:rFonts w:cs="2  Titr"/>
          <w:sz w:val="32"/>
          <w:szCs w:val="32"/>
          <w:rtl/>
          <w:lang w:bidi="fa-IR"/>
        </w:rPr>
      </w:pPr>
      <w:ins w:id="548" w:author="sina maarefi" w:date="2022-07-26T17:49:00Z">
        <w:r>
          <w:rPr>
            <w:rFonts w:cs="2  Titr" w:hint="cs"/>
            <w:sz w:val="32"/>
            <w:szCs w:val="32"/>
            <w:rtl/>
            <w:lang w:bidi="fa-IR"/>
          </w:rPr>
          <w:t xml:space="preserve">خوب گفته روی دکمه ی </w:t>
        </w:r>
        <w:r>
          <w:rPr>
            <w:rFonts w:cs="2  Titr"/>
            <w:sz w:val="32"/>
            <w:szCs w:val="32"/>
            <w:lang w:bidi="fa-IR"/>
          </w:rPr>
          <w:t>refresh</w:t>
        </w:r>
        <w:r>
          <w:rPr>
            <w:rFonts w:cs="2  Titr" w:hint="cs"/>
            <w:sz w:val="32"/>
            <w:szCs w:val="32"/>
            <w:rtl/>
            <w:lang w:bidi="fa-IR"/>
          </w:rPr>
          <w:t xml:space="preserve">  اگر کلیک شد....این دو اتفاق بیفته:</w:t>
        </w:r>
      </w:ins>
    </w:p>
    <w:p w14:paraId="42D0B849" w14:textId="23F0C122" w:rsidR="000245B1" w:rsidRDefault="000245B1" w:rsidP="00C03E44">
      <w:pPr>
        <w:rPr>
          <w:ins w:id="549" w:author="sina maarefi" w:date="2022-07-26T17:50:00Z"/>
          <w:rFonts w:cs="2  Titr"/>
          <w:sz w:val="32"/>
          <w:szCs w:val="32"/>
          <w:rtl/>
          <w:lang w:bidi="fa-IR"/>
        </w:rPr>
      </w:pPr>
      <w:ins w:id="550" w:author="sina maarefi" w:date="2022-07-26T17:49:00Z">
        <w:r>
          <w:rPr>
            <w:rFonts w:cs="2  Titr" w:hint="cs"/>
            <w:sz w:val="32"/>
            <w:szCs w:val="32"/>
            <w:rtl/>
            <w:lang w:bidi="fa-IR"/>
          </w:rPr>
          <w:t xml:space="preserve">اولین اتفاق این است که محتویات تگ </w:t>
        </w:r>
        <w:r>
          <w:rPr>
            <w:rFonts w:cs="2  Titr"/>
            <w:sz w:val="32"/>
            <w:szCs w:val="32"/>
            <w:lang w:bidi="fa-IR"/>
          </w:rPr>
          <w:t>input</w:t>
        </w:r>
        <w:r>
          <w:rPr>
            <w:rFonts w:cs="2  Titr" w:hint="cs"/>
            <w:sz w:val="32"/>
            <w:szCs w:val="32"/>
            <w:rtl/>
            <w:lang w:bidi="fa-IR"/>
          </w:rPr>
          <w:t xml:space="preserve">  خالی بشه..یعنی چی ..نگاه کن شما کد رو اشتباه وارد میکنی..بعد که </w:t>
        </w:r>
        <w:r>
          <w:rPr>
            <w:rFonts w:cs="2  Titr"/>
            <w:sz w:val="32"/>
            <w:szCs w:val="32"/>
            <w:lang w:bidi="fa-IR"/>
          </w:rPr>
          <w:t>refresh</w:t>
        </w:r>
        <w:r>
          <w:rPr>
            <w:rFonts w:cs="2  Titr" w:hint="cs"/>
            <w:sz w:val="32"/>
            <w:szCs w:val="32"/>
            <w:rtl/>
            <w:lang w:bidi="fa-IR"/>
          </w:rPr>
          <w:t xml:space="preserve">  میکنی هنوز اون چیزی که وارد کردی هست..پس به</w:t>
        </w:r>
      </w:ins>
      <w:ins w:id="551" w:author="sina maarefi" w:date="2022-07-26T17:50:00Z">
        <w:r>
          <w:rPr>
            <w:rFonts w:cs="2  Titr" w:hint="cs"/>
            <w:sz w:val="32"/>
            <w:szCs w:val="32"/>
            <w:rtl/>
            <w:lang w:bidi="fa-IR"/>
          </w:rPr>
          <w:t>تره که نباشه...</w:t>
        </w:r>
      </w:ins>
    </w:p>
    <w:p w14:paraId="662E04D9" w14:textId="12829B35" w:rsidR="000245B1" w:rsidRDefault="000245B1" w:rsidP="00C03E44">
      <w:pPr>
        <w:rPr>
          <w:ins w:id="552" w:author="sina maarefi" w:date="2022-07-26T17:50:00Z"/>
          <w:rFonts w:cs="2  Titr"/>
          <w:sz w:val="32"/>
          <w:szCs w:val="32"/>
          <w:rtl/>
          <w:lang w:bidi="fa-IR"/>
        </w:rPr>
      </w:pPr>
      <w:ins w:id="553" w:author="sina maarefi" w:date="2022-07-26T17:50:00Z">
        <w:r>
          <w:rPr>
            <w:rFonts w:cs="2  Titr" w:hint="cs"/>
            <w:sz w:val="32"/>
            <w:szCs w:val="32"/>
            <w:rtl/>
            <w:lang w:bidi="fa-IR"/>
          </w:rPr>
          <w:t>یک متغیر جدید تعریف کرده که همون تولید تصادفی اعداد می باشد..</w:t>
        </w:r>
      </w:ins>
    </w:p>
    <w:p w14:paraId="3788E9B1" w14:textId="10BCBE35" w:rsidR="000245B1" w:rsidRDefault="006E65FA" w:rsidP="00C03E44">
      <w:pPr>
        <w:rPr>
          <w:ins w:id="554" w:author="sina maarefi" w:date="2022-07-26T17:50:00Z"/>
          <w:rFonts w:cs="2  Titr"/>
          <w:sz w:val="32"/>
          <w:szCs w:val="32"/>
          <w:rtl/>
          <w:lang w:bidi="fa-IR"/>
        </w:rPr>
      </w:pPr>
      <w:ins w:id="555" w:author="sina maarefi" w:date="2022-07-26T17:50:00Z">
        <w:r>
          <w:rPr>
            <w:noProof/>
          </w:rPr>
          <w:drawing>
            <wp:inline distT="0" distB="0" distL="0" distR="0" wp14:anchorId="1D87BC60" wp14:editId="6BE56F46">
              <wp:extent cx="5731510" cy="527050"/>
              <wp:effectExtent l="0" t="0" r="254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527050"/>
                      </a:xfrm>
                      <a:prstGeom prst="rect">
                        <a:avLst/>
                      </a:prstGeom>
                    </pic:spPr>
                  </pic:pic>
                </a:graphicData>
              </a:graphic>
            </wp:inline>
          </w:drawing>
        </w:r>
      </w:ins>
    </w:p>
    <w:p w14:paraId="33D9A08A" w14:textId="1EEA8D36" w:rsidR="006E65FA" w:rsidRDefault="006E65FA" w:rsidP="00C03E44">
      <w:pPr>
        <w:rPr>
          <w:ins w:id="556" w:author="sina maarefi" w:date="2022-07-26T17:50:00Z"/>
          <w:rFonts w:cs="2  Titr"/>
          <w:sz w:val="32"/>
          <w:szCs w:val="32"/>
          <w:rtl/>
          <w:lang w:bidi="fa-IR"/>
        </w:rPr>
      </w:pPr>
    </w:p>
    <w:p w14:paraId="273816FA" w14:textId="53826B04" w:rsidR="006E65FA" w:rsidRDefault="006E65FA" w:rsidP="00C03E44">
      <w:pPr>
        <w:rPr>
          <w:ins w:id="557" w:author="sina maarefi" w:date="2022-07-26T17:50:00Z"/>
          <w:rFonts w:cs="2  Titr"/>
          <w:sz w:val="32"/>
          <w:szCs w:val="32"/>
          <w:rtl/>
          <w:lang w:bidi="fa-IR"/>
        </w:rPr>
      </w:pPr>
      <w:ins w:id="558" w:author="sina maarefi" w:date="2022-07-26T17:50:00Z">
        <w:r>
          <w:rPr>
            <w:noProof/>
          </w:rPr>
          <w:lastRenderedPageBreak/>
          <w:drawing>
            <wp:inline distT="0" distB="0" distL="0" distR="0" wp14:anchorId="0D79CE36" wp14:editId="573F1769">
              <wp:extent cx="5731510" cy="70993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709930"/>
                      </a:xfrm>
                      <a:prstGeom prst="rect">
                        <a:avLst/>
                      </a:prstGeom>
                    </pic:spPr>
                  </pic:pic>
                </a:graphicData>
              </a:graphic>
            </wp:inline>
          </w:drawing>
        </w:r>
      </w:ins>
    </w:p>
    <w:p w14:paraId="4D506360" w14:textId="200146E6" w:rsidR="006E65FA" w:rsidRDefault="006E65FA" w:rsidP="00C03E44">
      <w:pPr>
        <w:rPr>
          <w:ins w:id="559" w:author="sina maarefi" w:date="2022-07-26T17:50:00Z"/>
          <w:rFonts w:cs="2  Titr"/>
          <w:sz w:val="32"/>
          <w:szCs w:val="32"/>
          <w:rtl/>
          <w:lang w:bidi="fa-IR"/>
        </w:rPr>
      </w:pPr>
    </w:p>
    <w:p w14:paraId="6C09A40B" w14:textId="111AE79E" w:rsidR="006E65FA" w:rsidRDefault="006E65FA" w:rsidP="00C03E44">
      <w:pPr>
        <w:rPr>
          <w:ins w:id="560" w:author="sina maarefi" w:date="2022-07-26T17:54:00Z"/>
          <w:rFonts w:cs="2  Titr"/>
          <w:sz w:val="32"/>
          <w:szCs w:val="32"/>
          <w:rtl/>
          <w:lang w:bidi="fa-IR"/>
        </w:rPr>
      </w:pPr>
      <w:ins w:id="561" w:author="sina maarefi" w:date="2022-07-26T17:54:00Z">
        <w:r>
          <w:rPr>
            <w:rFonts w:cs="2  Titr" w:hint="cs"/>
            <w:sz w:val="32"/>
            <w:szCs w:val="32"/>
            <w:rtl/>
            <w:lang w:bidi="fa-IR"/>
          </w:rPr>
          <w:t xml:space="preserve">خوب اول اومده از روی متود </w:t>
        </w:r>
        <w:proofErr w:type="spellStart"/>
        <w:r>
          <w:rPr>
            <w:rFonts w:cs="2  Titr"/>
            <w:sz w:val="32"/>
            <w:szCs w:val="32"/>
            <w:lang w:bidi="fa-IR"/>
          </w:rPr>
          <w:t>cleareact</w:t>
        </w:r>
        <w:proofErr w:type="spellEnd"/>
        <w:r>
          <w:rPr>
            <w:rFonts w:cs="2  Titr"/>
            <w:sz w:val="32"/>
            <w:szCs w:val="32"/>
            <w:lang w:bidi="fa-IR"/>
          </w:rPr>
          <w:t xml:space="preserve"> </w:t>
        </w:r>
        <w:r>
          <w:rPr>
            <w:rFonts w:cs="2  Titr" w:hint="cs"/>
            <w:sz w:val="32"/>
            <w:szCs w:val="32"/>
            <w:rtl/>
            <w:lang w:bidi="fa-IR"/>
          </w:rPr>
          <w:t xml:space="preserve">  استفاده کرده..این متود چیه...خیلی واصحه این متود با یک سرچ ساده..</w:t>
        </w:r>
      </w:ins>
    </w:p>
    <w:p w14:paraId="503460B4" w14:textId="5DC55547" w:rsidR="006E65FA" w:rsidRDefault="00F17421" w:rsidP="00C03E44">
      <w:pPr>
        <w:rPr>
          <w:ins w:id="562" w:author="sina maarefi" w:date="2022-07-26T17:54:00Z"/>
          <w:rFonts w:cs="2  Titr"/>
          <w:sz w:val="32"/>
          <w:szCs w:val="32"/>
          <w:rtl/>
          <w:lang w:bidi="fa-IR"/>
        </w:rPr>
      </w:pPr>
      <w:ins w:id="563" w:author="sina maarefi" w:date="2022-07-26T17:54:00Z">
        <w:r>
          <w:rPr>
            <w:noProof/>
          </w:rPr>
          <w:drawing>
            <wp:inline distT="0" distB="0" distL="0" distR="0" wp14:anchorId="738334F5" wp14:editId="14F9B741">
              <wp:extent cx="5731510" cy="3159760"/>
              <wp:effectExtent l="0" t="0" r="254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159760"/>
                      </a:xfrm>
                      <a:prstGeom prst="rect">
                        <a:avLst/>
                      </a:prstGeom>
                    </pic:spPr>
                  </pic:pic>
                </a:graphicData>
              </a:graphic>
            </wp:inline>
          </w:drawing>
        </w:r>
      </w:ins>
    </w:p>
    <w:p w14:paraId="766579E7" w14:textId="1671A035" w:rsidR="00F17421" w:rsidRDefault="00F17421" w:rsidP="00C03E44">
      <w:pPr>
        <w:rPr>
          <w:ins w:id="564" w:author="sina maarefi" w:date="2022-07-26T17:54:00Z"/>
          <w:rFonts w:cs="2  Titr"/>
          <w:sz w:val="32"/>
          <w:szCs w:val="32"/>
          <w:rtl/>
          <w:lang w:bidi="fa-IR"/>
        </w:rPr>
      </w:pPr>
    </w:p>
    <w:p w14:paraId="201BDBBC" w14:textId="383A7D69" w:rsidR="00F17421" w:rsidRDefault="00F17421" w:rsidP="00C03E44">
      <w:pPr>
        <w:rPr>
          <w:ins w:id="565" w:author="sina maarefi" w:date="2022-07-26T17:54:00Z"/>
          <w:rFonts w:cs="2  Titr"/>
          <w:sz w:val="32"/>
          <w:szCs w:val="32"/>
          <w:rtl/>
          <w:lang w:bidi="fa-IR"/>
        </w:rPr>
      </w:pPr>
      <w:ins w:id="566" w:author="sina maarefi" w:date="2022-07-26T17:54:00Z">
        <w:r>
          <w:rPr>
            <w:rFonts w:cs="2  Titr" w:hint="cs"/>
            <w:sz w:val="32"/>
            <w:szCs w:val="32"/>
            <w:rtl/>
            <w:lang w:bidi="fa-IR"/>
          </w:rPr>
          <w:t>که بخون....</w:t>
        </w:r>
      </w:ins>
    </w:p>
    <w:p w14:paraId="36E9EC07" w14:textId="7566E5E2" w:rsidR="00F17421" w:rsidRDefault="00F17421" w:rsidP="00C03E44">
      <w:pPr>
        <w:rPr>
          <w:ins w:id="567" w:author="sina maarefi" w:date="2022-07-26T17:54:00Z"/>
          <w:rFonts w:cs="2  Titr"/>
          <w:sz w:val="32"/>
          <w:szCs w:val="32"/>
          <w:rtl/>
          <w:lang w:bidi="fa-IR"/>
        </w:rPr>
      </w:pPr>
      <w:ins w:id="568" w:author="sina maarefi" w:date="2022-07-26T17:54:00Z">
        <w:r>
          <w:rPr>
            <w:noProof/>
          </w:rPr>
          <w:drawing>
            <wp:inline distT="0" distB="0" distL="0" distR="0" wp14:anchorId="3915D30D" wp14:editId="2F20A875">
              <wp:extent cx="5731510" cy="70993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709930"/>
                      </a:xfrm>
                      <a:prstGeom prst="rect">
                        <a:avLst/>
                      </a:prstGeom>
                    </pic:spPr>
                  </pic:pic>
                </a:graphicData>
              </a:graphic>
            </wp:inline>
          </w:drawing>
        </w:r>
      </w:ins>
    </w:p>
    <w:p w14:paraId="078E0112" w14:textId="01FDC576" w:rsidR="00F17421" w:rsidRDefault="00F17421" w:rsidP="00C03E44">
      <w:pPr>
        <w:rPr>
          <w:ins w:id="569" w:author="sina maarefi" w:date="2022-07-26T17:54:00Z"/>
          <w:rFonts w:cs="2  Titr"/>
          <w:sz w:val="32"/>
          <w:szCs w:val="32"/>
          <w:rtl/>
          <w:lang w:bidi="fa-IR"/>
        </w:rPr>
      </w:pPr>
    </w:p>
    <w:p w14:paraId="7F8CF763" w14:textId="2E42370C" w:rsidR="00F17421" w:rsidRDefault="00F17421" w:rsidP="00C03E44">
      <w:pPr>
        <w:rPr>
          <w:ins w:id="570" w:author="sina maarefi" w:date="2022-07-26T17:56:00Z"/>
          <w:rFonts w:cs="2  Titr"/>
          <w:sz w:val="32"/>
          <w:szCs w:val="32"/>
          <w:rtl/>
          <w:lang w:bidi="fa-IR"/>
        </w:rPr>
      </w:pPr>
      <w:ins w:id="571" w:author="sina maarefi" w:date="2022-07-26T17:54:00Z">
        <w:r>
          <w:rPr>
            <w:rFonts w:cs="2  Titr" w:hint="cs"/>
            <w:sz w:val="32"/>
            <w:szCs w:val="32"/>
            <w:rtl/>
            <w:lang w:bidi="fa-IR"/>
          </w:rPr>
          <w:t xml:space="preserve">الان میزنه کل </w:t>
        </w:r>
        <w:r>
          <w:rPr>
            <w:rFonts w:cs="2  Titr"/>
            <w:sz w:val="32"/>
            <w:szCs w:val="32"/>
            <w:lang w:bidi="fa-IR"/>
          </w:rPr>
          <w:t>canvas</w:t>
        </w:r>
        <w:r>
          <w:rPr>
            <w:rFonts w:cs="2  Titr" w:hint="cs"/>
            <w:sz w:val="32"/>
            <w:szCs w:val="32"/>
            <w:rtl/>
            <w:lang w:bidi="fa-IR"/>
          </w:rPr>
          <w:t xml:space="preserve"> رو پاک میکنه...</w:t>
        </w:r>
      </w:ins>
      <w:ins w:id="572" w:author="sina maarefi" w:date="2022-07-26T17:55:00Z">
        <w:r>
          <w:rPr>
            <w:rFonts w:cs="2  Titr" w:hint="cs"/>
            <w:sz w:val="32"/>
            <w:szCs w:val="32"/>
            <w:rtl/>
            <w:lang w:bidi="fa-IR"/>
          </w:rPr>
          <w:t xml:space="preserve">کل </w:t>
        </w:r>
        <w:r>
          <w:rPr>
            <w:rFonts w:cs="2  Titr"/>
            <w:sz w:val="32"/>
            <w:szCs w:val="32"/>
            <w:lang w:bidi="fa-IR"/>
          </w:rPr>
          <w:t>canvas</w:t>
        </w:r>
        <w:r>
          <w:rPr>
            <w:rFonts w:cs="2  Titr" w:hint="cs"/>
            <w:sz w:val="32"/>
            <w:szCs w:val="32"/>
            <w:rtl/>
            <w:lang w:bidi="fa-IR"/>
          </w:rPr>
          <w:t xml:space="preserve">  که کشیده رو میزنه پاک </w:t>
        </w:r>
      </w:ins>
      <w:ins w:id="573" w:author="sina maarefi" w:date="2022-07-26T17:56:00Z">
        <w:r>
          <w:rPr>
            <w:rFonts w:cs="2  Titr" w:hint="cs"/>
            <w:sz w:val="32"/>
            <w:szCs w:val="32"/>
            <w:rtl/>
            <w:lang w:bidi="fa-IR"/>
          </w:rPr>
          <w:t>میکنه...</w:t>
        </w:r>
      </w:ins>
    </w:p>
    <w:p w14:paraId="3D46961C" w14:textId="1DF8AE56" w:rsidR="00F17421" w:rsidRDefault="00F17421" w:rsidP="00C03E44">
      <w:pPr>
        <w:rPr>
          <w:ins w:id="574" w:author="sina maarefi" w:date="2022-07-26T17:56:00Z"/>
          <w:rFonts w:cs="2  Titr"/>
          <w:sz w:val="32"/>
          <w:szCs w:val="32"/>
          <w:rtl/>
          <w:lang w:bidi="fa-IR"/>
        </w:rPr>
      </w:pPr>
      <w:ins w:id="575" w:author="sina maarefi" w:date="2022-07-26T17:56:00Z">
        <w:r>
          <w:rPr>
            <w:rFonts w:cs="2  Titr" w:hint="cs"/>
            <w:sz w:val="32"/>
            <w:szCs w:val="32"/>
            <w:rtl/>
            <w:lang w:bidi="fa-IR"/>
          </w:rPr>
          <w:lastRenderedPageBreak/>
          <w:t>بعد میاد دوباره یک کاراکتر جدید میسازد:</w:t>
        </w:r>
      </w:ins>
    </w:p>
    <w:p w14:paraId="6844DF5F" w14:textId="328622C2" w:rsidR="00F17421" w:rsidRDefault="00F17421" w:rsidP="00C03E44">
      <w:pPr>
        <w:rPr>
          <w:ins w:id="576" w:author="sina maarefi" w:date="2022-07-26T17:56:00Z"/>
          <w:rFonts w:cs="2  Titr"/>
          <w:sz w:val="32"/>
          <w:szCs w:val="32"/>
          <w:rtl/>
          <w:lang w:bidi="fa-IR"/>
        </w:rPr>
      </w:pPr>
      <w:ins w:id="577" w:author="sina maarefi" w:date="2022-07-26T17:56:00Z">
        <w:r>
          <w:rPr>
            <w:noProof/>
          </w:rPr>
          <w:drawing>
            <wp:inline distT="0" distB="0" distL="0" distR="0" wp14:anchorId="693F6C41" wp14:editId="65E87F51">
              <wp:extent cx="5731510" cy="70993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709930"/>
                      </a:xfrm>
                      <a:prstGeom prst="rect">
                        <a:avLst/>
                      </a:prstGeom>
                    </pic:spPr>
                  </pic:pic>
                </a:graphicData>
              </a:graphic>
            </wp:inline>
          </w:drawing>
        </w:r>
      </w:ins>
    </w:p>
    <w:p w14:paraId="5EF049D6" w14:textId="434D7D05" w:rsidR="00F17421" w:rsidRDefault="00F17421" w:rsidP="00C03E44">
      <w:pPr>
        <w:rPr>
          <w:ins w:id="578" w:author="sina maarefi" w:date="2022-07-26T17:56:00Z"/>
          <w:rFonts w:cs="2  Titr"/>
          <w:sz w:val="32"/>
          <w:szCs w:val="32"/>
          <w:rtl/>
          <w:lang w:bidi="fa-IR"/>
        </w:rPr>
      </w:pPr>
    </w:p>
    <w:p w14:paraId="0EC20056" w14:textId="7141B58B" w:rsidR="00F17421" w:rsidRDefault="00F17421" w:rsidP="00C03E44">
      <w:pPr>
        <w:rPr>
          <w:ins w:id="579" w:author="sina maarefi" w:date="2022-07-26T17:56:00Z"/>
          <w:rFonts w:cs="2  Titr"/>
          <w:sz w:val="32"/>
          <w:szCs w:val="32"/>
          <w:rtl/>
          <w:lang w:bidi="fa-IR"/>
        </w:rPr>
      </w:pPr>
      <w:ins w:id="580" w:author="sina maarefi" w:date="2022-07-26T17:56:00Z">
        <w:r>
          <w:rPr>
            <w:rFonts w:cs="2  Titr" w:hint="cs"/>
            <w:sz w:val="32"/>
            <w:szCs w:val="32"/>
            <w:rtl/>
            <w:lang w:bidi="fa-IR"/>
          </w:rPr>
          <w:t xml:space="preserve">سپس میاد دوباره دستور </w:t>
        </w:r>
        <w:proofErr w:type="spellStart"/>
        <w:r>
          <w:rPr>
            <w:rFonts w:cs="2  Titr"/>
            <w:sz w:val="32"/>
            <w:szCs w:val="32"/>
            <w:lang w:bidi="fa-IR"/>
          </w:rPr>
          <w:t>filltext</w:t>
        </w:r>
        <w:proofErr w:type="spellEnd"/>
        <w:r>
          <w:rPr>
            <w:rFonts w:cs="2  Titr"/>
            <w:sz w:val="32"/>
            <w:szCs w:val="32"/>
            <w:lang w:bidi="fa-IR"/>
          </w:rPr>
          <w:t xml:space="preserve"> </w:t>
        </w:r>
        <w:r>
          <w:rPr>
            <w:rFonts w:cs="2  Titr" w:hint="cs"/>
            <w:sz w:val="32"/>
            <w:szCs w:val="32"/>
            <w:rtl/>
            <w:lang w:bidi="fa-IR"/>
          </w:rPr>
          <w:t xml:space="preserve">  ...که یعنی متن بنویسه داخل </w:t>
        </w:r>
        <w:r>
          <w:rPr>
            <w:rFonts w:cs="2  Titr"/>
            <w:sz w:val="32"/>
            <w:szCs w:val="32"/>
            <w:lang w:bidi="fa-IR"/>
          </w:rPr>
          <w:t>canvas</w:t>
        </w:r>
        <w:r>
          <w:rPr>
            <w:rFonts w:cs="2  Titr" w:hint="cs"/>
            <w:sz w:val="32"/>
            <w:szCs w:val="32"/>
            <w:rtl/>
            <w:lang w:bidi="fa-IR"/>
          </w:rPr>
          <w:t xml:space="preserve">  رو  صدا مزینه...که به نظر من میتونست </w:t>
        </w:r>
        <w:r>
          <w:rPr>
            <w:rFonts w:cs="2  Titr"/>
            <w:sz w:val="32"/>
            <w:szCs w:val="32"/>
            <w:lang w:bidi="fa-IR"/>
          </w:rPr>
          <w:t>c</w:t>
        </w:r>
        <w:r>
          <w:rPr>
            <w:rFonts w:cs="2  Titr" w:hint="cs"/>
            <w:sz w:val="32"/>
            <w:szCs w:val="32"/>
            <w:rtl/>
            <w:lang w:bidi="fa-IR"/>
          </w:rPr>
          <w:t xml:space="preserve">  رو بنویسه ..نیازی نبود به اینکه دوباره متود رو صدا بزنه..</w:t>
        </w:r>
      </w:ins>
    </w:p>
    <w:p w14:paraId="00DE9747" w14:textId="6CF00B04" w:rsidR="00F17421" w:rsidRDefault="00F17421" w:rsidP="00C03E44">
      <w:pPr>
        <w:rPr>
          <w:ins w:id="581" w:author="sina maarefi" w:date="2022-07-26T17:57:00Z"/>
          <w:rFonts w:cs="2  Titr"/>
          <w:sz w:val="32"/>
          <w:szCs w:val="32"/>
          <w:rtl/>
          <w:lang w:bidi="fa-IR"/>
        </w:rPr>
      </w:pPr>
      <w:ins w:id="582" w:author="sina maarefi" w:date="2022-07-26T17:56:00Z">
        <w:r>
          <w:rPr>
            <w:rFonts w:cs="2  Titr" w:hint="cs"/>
            <w:sz w:val="32"/>
            <w:szCs w:val="32"/>
            <w:rtl/>
            <w:lang w:bidi="fa-IR"/>
          </w:rPr>
          <w:t>از آخر هم اون پیام خطا رو پاک م</w:t>
        </w:r>
      </w:ins>
      <w:ins w:id="583" w:author="sina maarefi" w:date="2022-07-26T17:57:00Z">
        <w:r>
          <w:rPr>
            <w:rFonts w:cs="2  Titr" w:hint="cs"/>
            <w:sz w:val="32"/>
            <w:szCs w:val="32"/>
            <w:rtl/>
            <w:lang w:bidi="fa-IR"/>
          </w:rPr>
          <w:t>یکنه...</w:t>
        </w:r>
      </w:ins>
    </w:p>
    <w:p w14:paraId="4FE376CA" w14:textId="4E6316CE" w:rsidR="00F17421" w:rsidRDefault="005F6865" w:rsidP="00C03E44">
      <w:pPr>
        <w:rPr>
          <w:ins w:id="584" w:author="sina maarefi" w:date="2022-07-26T17:57:00Z"/>
          <w:rFonts w:cs="2  Titr"/>
          <w:sz w:val="32"/>
          <w:szCs w:val="32"/>
          <w:rtl/>
          <w:lang w:bidi="fa-IR"/>
        </w:rPr>
      </w:pPr>
      <w:ins w:id="585" w:author="sina maarefi" w:date="2022-07-26T17:57:00Z">
        <w:r>
          <w:rPr>
            <w:rFonts w:cs="2  Titr" w:hint="cs"/>
            <w:sz w:val="32"/>
            <w:szCs w:val="32"/>
            <w:rtl/>
            <w:lang w:bidi="fa-IR"/>
          </w:rPr>
          <w:t xml:space="preserve">یک یادآوری از </w:t>
        </w:r>
        <w:proofErr w:type="spellStart"/>
        <w:r>
          <w:rPr>
            <w:rFonts w:cs="2  Titr"/>
            <w:sz w:val="32"/>
            <w:szCs w:val="32"/>
            <w:lang w:bidi="fa-IR"/>
          </w:rPr>
          <w:t>js</w:t>
        </w:r>
        <w:proofErr w:type="spellEnd"/>
        <w:r>
          <w:rPr>
            <w:rFonts w:cs="2  Titr" w:hint="cs"/>
            <w:sz w:val="32"/>
            <w:szCs w:val="32"/>
            <w:rtl/>
            <w:lang w:bidi="fa-IR"/>
          </w:rPr>
          <w:t xml:space="preserve">  بکنم:</w:t>
        </w:r>
      </w:ins>
    </w:p>
    <w:p w14:paraId="4A6EC4C3" w14:textId="7F4827C4" w:rsidR="005F6865" w:rsidRDefault="00695D5F" w:rsidP="00C03E44">
      <w:pPr>
        <w:rPr>
          <w:ins w:id="586" w:author="sina maarefi" w:date="2022-07-26T17:57:00Z"/>
          <w:rFonts w:cs="2  Titr"/>
          <w:sz w:val="32"/>
          <w:szCs w:val="32"/>
          <w:rtl/>
          <w:lang w:bidi="fa-IR"/>
        </w:rPr>
      </w:pPr>
      <w:ins w:id="587" w:author="sina maarefi" w:date="2022-07-26T17:57:00Z">
        <w:r>
          <w:rPr>
            <w:noProof/>
          </w:rPr>
          <w:drawing>
            <wp:inline distT="0" distB="0" distL="0" distR="0" wp14:anchorId="7EF7E11D" wp14:editId="068416CA">
              <wp:extent cx="3114675" cy="4857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14675" cy="485775"/>
                      </a:xfrm>
                      <a:prstGeom prst="rect">
                        <a:avLst/>
                      </a:prstGeom>
                    </pic:spPr>
                  </pic:pic>
                </a:graphicData>
              </a:graphic>
            </wp:inline>
          </w:drawing>
        </w:r>
      </w:ins>
    </w:p>
    <w:p w14:paraId="0E2A797A" w14:textId="42D1425E" w:rsidR="00695D5F" w:rsidRDefault="00695D5F" w:rsidP="00C03E44">
      <w:pPr>
        <w:rPr>
          <w:ins w:id="588" w:author="sina maarefi" w:date="2022-07-26T17:57:00Z"/>
          <w:rFonts w:cs="2  Titr"/>
          <w:sz w:val="32"/>
          <w:szCs w:val="32"/>
          <w:rtl/>
          <w:lang w:bidi="fa-IR"/>
        </w:rPr>
      </w:pPr>
    </w:p>
    <w:p w14:paraId="70EBE663" w14:textId="57ADBF4D" w:rsidR="00695D5F" w:rsidRDefault="00695D5F" w:rsidP="00C03E44">
      <w:pPr>
        <w:rPr>
          <w:ins w:id="589" w:author="sina maarefi" w:date="2022-07-26T17:57:00Z"/>
          <w:rFonts w:cs="2  Titr"/>
          <w:sz w:val="32"/>
          <w:szCs w:val="32"/>
          <w:rtl/>
          <w:lang w:bidi="fa-IR"/>
        </w:rPr>
      </w:pPr>
      <w:ins w:id="590" w:author="sina maarefi" w:date="2022-07-26T17:57:00Z">
        <w:r>
          <w:rPr>
            <w:rFonts w:cs="2  Titr" w:hint="cs"/>
            <w:sz w:val="32"/>
            <w:szCs w:val="32"/>
            <w:rtl/>
            <w:lang w:bidi="fa-IR"/>
          </w:rPr>
          <w:t>شما ابتدا میومدی پراپرتی هایی که میخاستی رو مینوشتی...بعد دستور رسم رو میزدی:</w:t>
        </w:r>
      </w:ins>
    </w:p>
    <w:p w14:paraId="3F90DA98" w14:textId="57BD520F" w:rsidR="00695D5F" w:rsidRDefault="00993B28" w:rsidP="00C03E44">
      <w:pPr>
        <w:rPr>
          <w:ins w:id="591" w:author="sina maarefi" w:date="2022-07-26T17:57:00Z"/>
          <w:rFonts w:cs="2  Titr"/>
          <w:sz w:val="32"/>
          <w:szCs w:val="32"/>
          <w:rtl/>
          <w:lang w:bidi="fa-IR"/>
        </w:rPr>
      </w:pPr>
      <w:ins w:id="592" w:author="sina maarefi" w:date="2022-07-26T17:57:00Z">
        <w:r>
          <w:rPr>
            <w:noProof/>
          </w:rPr>
          <w:drawing>
            <wp:inline distT="0" distB="0" distL="0" distR="0" wp14:anchorId="68A7A28B" wp14:editId="21542449">
              <wp:extent cx="5731510" cy="28892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88925"/>
                      </a:xfrm>
                      <a:prstGeom prst="rect">
                        <a:avLst/>
                      </a:prstGeom>
                    </pic:spPr>
                  </pic:pic>
                </a:graphicData>
              </a:graphic>
            </wp:inline>
          </w:drawing>
        </w:r>
      </w:ins>
    </w:p>
    <w:p w14:paraId="1501E577" w14:textId="5FEADB39" w:rsidR="00993B28" w:rsidRDefault="00993B28" w:rsidP="00C03E44">
      <w:pPr>
        <w:rPr>
          <w:ins w:id="593" w:author="sina maarefi" w:date="2022-07-26T17:57:00Z"/>
          <w:rFonts w:cs="2  Titr"/>
          <w:sz w:val="32"/>
          <w:szCs w:val="32"/>
          <w:rtl/>
          <w:lang w:bidi="fa-IR"/>
        </w:rPr>
      </w:pPr>
    </w:p>
    <w:p w14:paraId="4FE8F678" w14:textId="5139FF8A" w:rsidR="00993B28" w:rsidRDefault="00993B28" w:rsidP="00C03E44">
      <w:pPr>
        <w:rPr>
          <w:ins w:id="594" w:author="sina maarefi" w:date="2022-07-26T17:58:00Z"/>
          <w:rFonts w:cs="2  Titr"/>
          <w:sz w:val="32"/>
          <w:szCs w:val="32"/>
          <w:rtl/>
          <w:lang w:bidi="fa-IR"/>
        </w:rPr>
      </w:pPr>
      <w:ins w:id="595" w:author="sina maarefi" w:date="2022-07-26T17:57:00Z">
        <w:r>
          <w:rPr>
            <w:rFonts w:cs="2  Titr" w:hint="cs"/>
            <w:sz w:val="32"/>
            <w:szCs w:val="32"/>
            <w:rtl/>
            <w:lang w:bidi="fa-IR"/>
          </w:rPr>
          <w:t xml:space="preserve">دقت کنید این دستور رسم مستطیل نیست...بلکه دستور نوشتن داخل </w:t>
        </w:r>
        <w:r>
          <w:rPr>
            <w:rFonts w:cs="2  Titr"/>
            <w:sz w:val="32"/>
            <w:szCs w:val="32"/>
            <w:lang w:bidi="fa-IR"/>
          </w:rPr>
          <w:t>ca</w:t>
        </w:r>
      </w:ins>
      <w:ins w:id="596" w:author="sina maarefi" w:date="2022-07-26T17:58:00Z">
        <w:r>
          <w:rPr>
            <w:rFonts w:cs="2  Titr"/>
            <w:sz w:val="32"/>
            <w:szCs w:val="32"/>
            <w:lang w:bidi="fa-IR"/>
          </w:rPr>
          <w:t>nvas</w:t>
        </w:r>
        <w:r>
          <w:rPr>
            <w:rFonts w:cs="2  Titr" w:hint="cs"/>
            <w:sz w:val="32"/>
            <w:szCs w:val="32"/>
            <w:rtl/>
            <w:lang w:bidi="fa-IR"/>
          </w:rPr>
          <w:t xml:space="preserve">  می باشد...اگر به خروجی هم توجه کنی:</w:t>
        </w:r>
      </w:ins>
    </w:p>
    <w:p w14:paraId="390D40B4" w14:textId="04C06305" w:rsidR="00993B28" w:rsidRDefault="00E33023" w:rsidP="00C03E44">
      <w:pPr>
        <w:rPr>
          <w:ins w:id="597" w:author="sina maarefi" w:date="2022-07-26T17:58:00Z"/>
          <w:rFonts w:cs="2  Titr"/>
          <w:sz w:val="32"/>
          <w:szCs w:val="32"/>
          <w:rtl/>
          <w:lang w:bidi="fa-IR"/>
        </w:rPr>
      </w:pPr>
      <w:ins w:id="598" w:author="sina maarefi" w:date="2022-07-26T17:58:00Z">
        <w:r>
          <w:rPr>
            <w:noProof/>
          </w:rPr>
          <w:lastRenderedPageBreak/>
          <w:drawing>
            <wp:inline distT="0" distB="0" distL="0" distR="0" wp14:anchorId="478769ED" wp14:editId="30F77C0B">
              <wp:extent cx="3571875" cy="24098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71875" cy="2409825"/>
                      </a:xfrm>
                      <a:prstGeom prst="rect">
                        <a:avLst/>
                      </a:prstGeom>
                    </pic:spPr>
                  </pic:pic>
                </a:graphicData>
              </a:graphic>
            </wp:inline>
          </w:drawing>
        </w:r>
      </w:ins>
    </w:p>
    <w:p w14:paraId="63A3693E" w14:textId="2510E524" w:rsidR="00E33023" w:rsidRDefault="00E33023" w:rsidP="00C03E44">
      <w:pPr>
        <w:rPr>
          <w:ins w:id="599" w:author="sina maarefi" w:date="2022-07-26T17:58:00Z"/>
          <w:rFonts w:cs="2  Titr"/>
          <w:sz w:val="32"/>
          <w:szCs w:val="32"/>
          <w:rtl/>
          <w:lang w:bidi="fa-IR"/>
        </w:rPr>
      </w:pPr>
    </w:p>
    <w:p w14:paraId="14334AE8" w14:textId="0ECD5BEF" w:rsidR="00E33023" w:rsidRDefault="00E33023" w:rsidP="00C03E44">
      <w:pPr>
        <w:rPr>
          <w:ins w:id="600" w:author="sina maarefi" w:date="2022-07-26T17:58:00Z"/>
          <w:rFonts w:cs="2  Titr"/>
          <w:sz w:val="32"/>
          <w:szCs w:val="32"/>
          <w:rtl/>
          <w:lang w:bidi="fa-IR"/>
        </w:rPr>
      </w:pPr>
    </w:p>
    <w:p w14:paraId="774C9565" w14:textId="6E364EB6" w:rsidR="00E33023" w:rsidRDefault="00E33023" w:rsidP="00C03E44">
      <w:pPr>
        <w:rPr>
          <w:ins w:id="601" w:author="sina maarefi" w:date="2022-07-26T17:58:00Z"/>
          <w:rFonts w:cs="2  Titr"/>
          <w:sz w:val="32"/>
          <w:szCs w:val="32"/>
          <w:rtl/>
          <w:lang w:bidi="fa-IR"/>
        </w:rPr>
      </w:pPr>
      <w:ins w:id="602" w:author="sina maarefi" w:date="2022-07-26T17:58:00Z">
        <w:r>
          <w:rPr>
            <w:rFonts w:cs="2  Titr" w:hint="cs"/>
            <w:sz w:val="32"/>
            <w:szCs w:val="32"/>
            <w:rtl/>
            <w:lang w:bidi="fa-IR"/>
          </w:rPr>
          <w:t xml:space="preserve">می بینی که </w:t>
        </w:r>
        <w:r>
          <w:rPr>
            <w:rFonts w:cs="2  Titr"/>
            <w:sz w:val="32"/>
            <w:szCs w:val="32"/>
            <w:lang w:bidi="fa-IR"/>
          </w:rPr>
          <w:t>canvas</w:t>
        </w:r>
        <w:r>
          <w:rPr>
            <w:rFonts w:cs="2  Titr" w:hint="cs"/>
            <w:sz w:val="32"/>
            <w:szCs w:val="32"/>
            <w:rtl/>
            <w:lang w:bidi="fa-IR"/>
          </w:rPr>
          <w:t xml:space="preserve">  فضای خاصی رو نگرفته و فقط فونت و رنگ خاصی دارد..</w:t>
        </w:r>
      </w:ins>
    </w:p>
    <w:p w14:paraId="34769367" w14:textId="1D9D1F13" w:rsidR="00E33023" w:rsidRDefault="00E33023" w:rsidP="00C03E44">
      <w:pPr>
        <w:rPr>
          <w:ins w:id="603" w:author="sina maarefi" w:date="2022-07-26T17:58:00Z"/>
          <w:rFonts w:cs="2  Titr"/>
          <w:sz w:val="32"/>
          <w:szCs w:val="32"/>
          <w:rtl/>
          <w:lang w:bidi="fa-IR"/>
        </w:rPr>
      </w:pPr>
      <w:ins w:id="604" w:author="sina maarefi" w:date="2022-07-26T17:58:00Z">
        <w:r>
          <w:rPr>
            <w:rFonts w:cs="2  Titr" w:hint="cs"/>
            <w:sz w:val="32"/>
            <w:szCs w:val="32"/>
            <w:rtl/>
            <w:lang w:bidi="fa-IR"/>
          </w:rPr>
          <w:t xml:space="preserve">خوب </w:t>
        </w:r>
        <w:proofErr w:type="spellStart"/>
        <w:r>
          <w:rPr>
            <w:rFonts w:cs="2  Titr"/>
            <w:sz w:val="32"/>
            <w:szCs w:val="32"/>
            <w:lang w:bidi="fa-IR"/>
          </w:rPr>
          <w:t>js</w:t>
        </w:r>
        <w:proofErr w:type="spellEnd"/>
        <w:r>
          <w:rPr>
            <w:rFonts w:cs="2  Titr" w:hint="cs"/>
            <w:sz w:val="32"/>
            <w:szCs w:val="32"/>
            <w:rtl/>
            <w:lang w:bidi="fa-IR"/>
          </w:rPr>
          <w:t xml:space="preserve">  تمام شد..یک نگاهی به کدهای </w:t>
        </w:r>
        <w:proofErr w:type="spellStart"/>
        <w:r>
          <w:rPr>
            <w:rFonts w:cs="2  Titr"/>
            <w:sz w:val="32"/>
            <w:szCs w:val="32"/>
            <w:lang w:bidi="fa-IR"/>
          </w:rPr>
          <w:t>css</w:t>
        </w:r>
        <w:proofErr w:type="spellEnd"/>
        <w:r>
          <w:rPr>
            <w:rFonts w:cs="2  Titr" w:hint="cs"/>
            <w:sz w:val="32"/>
            <w:szCs w:val="32"/>
            <w:rtl/>
            <w:lang w:bidi="fa-IR"/>
          </w:rPr>
          <w:t xml:space="preserve">  بندازم:</w:t>
        </w:r>
      </w:ins>
    </w:p>
    <w:p w14:paraId="2FBDCB2F" w14:textId="3404FBEC" w:rsidR="00E33023" w:rsidRDefault="000C603E" w:rsidP="00C03E44">
      <w:pPr>
        <w:rPr>
          <w:ins w:id="605" w:author="sina maarefi" w:date="2022-07-26T17:59:00Z"/>
          <w:rFonts w:cs="2  Titr"/>
          <w:sz w:val="32"/>
          <w:szCs w:val="32"/>
          <w:rtl/>
          <w:lang w:bidi="fa-IR"/>
        </w:rPr>
      </w:pPr>
      <w:ins w:id="606" w:author="sina maarefi" w:date="2022-07-26T17:59:00Z">
        <w:r>
          <w:rPr>
            <w:noProof/>
          </w:rPr>
          <w:drawing>
            <wp:inline distT="0" distB="0" distL="0" distR="0" wp14:anchorId="78E47353" wp14:editId="6F292478">
              <wp:extent cx="2305050" cy="2200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05050" cy="2200275"/>
                      </a:xfrm>
                      <a:prstGeom prst="rect">
                        <a:avLst/>
                      </a:prstGeom>
                    </pic:spPr>
                  </pic:pic>
                </a:graphicData>
              </a:graphic>
            </wp:inline>
          </w:drawing>
        </w:r>
      </w:ins>
    </w:p>
    <w:p w14:paraId="3E4156FD" w14:textId="6BB301F9" w:rsidR="000C603E" w:rsidRDefault="000C603E" w:rsidP="00C03E44">
      <w:pPr>
        <w:rPr>
          <w:ins w:id="607" w:author="sina maarefi" w:date="2022-07-26T17:59:00Z"/>
          <w:rFonts w:cs="2  Titr"/>
          <w:sz w:val="32"/>
          <w:szCs w:val="32"/>
          <w:rtl/>
          <w:lang w:bidi="fa-IR"/>
        </w:rPr>
      </w:pPr>
    </w:p>
    <w:p w14:paraId="4D5F9409" w14:textId="1E0C0FCB" w:rsidR="000C603E" w:rsidRDefault="000C603E" w:rsidP="00C03E44">
      <w:pPr>
        <w:rPr>
          <w:ins w:id="608" w:author="sina maarefi" w:date="2022-07-26T18:00:00Z"/>
          <w:rFonts w:cs="2  Titr"/>
          <w:sz w:val="32"/>
          <w:szCs w:val="32"/>
          <w:rtl/>
          <w:lang w:bidi="fa-IR"/>
        </w:rPr>
      </w:pPr>
      <w:ins w:id="609" w:author="sina maarefi" w:date="2022-07-26T17:59:00Z">
        <w:r>
          <w:rPr>
            <w:rFonts w:cs="2  Titr" w:hint="cs"/>
            <w:sz w:val="32"/>
            <w:szCs w:val="32"/>
            <w:rtl/>
            <w:lang w:bidi="fa-IR"/>
          </w:rPr>
          <w:t>ای</w:t>
        </w:r>
      </w:ins>
      <w:ins w:id="610" w:author="sina maarefi" w:date="2022-07-26T18:00:00Z">
        <w:r>
          <w:rPr>
            <w:rFonts w:cs="2  Titr" w:hint="cs"/>
            <w:sz w:val="32"/>
            <w:szCs w:val="32"/>
            <w:rtl/>
            <w:lang w:bidi="fa-IR"/>
          </w:rPr>
          <w:t>نجا هم برای محدوده ای که نوشته ها داخلش قرار میگیرد ..یک سری پراپرتی معرفی کرده..</w:t>
        </w:r>
        <w:r w:rsidR="008537DD">
          <w:rPr>
            <w:rFonts w:cs="2  Titr" w:hint="cs"/>
            <w:sz w:val="32"/>
            <w:szCs w:val="32"/>
            <w:rtl/>
            <w:lang w:bidi="fa-IR"/>
          </w:rPr>
          <w:t>این هم جالبه....</w:t>
        </w:r>
      </w:ins>
    </w:p>
    <w:p w14:paraId="4FC6AD58" w14:textId="2D39B20E" w:rsidR="008537DD" w:rsidRDefault="008E6B7A" w:rsidP="00C03E44">
      <w:pPr>
        <w:rPr>
          <w:ins w:id="611" w:author="sina maarefi" w:date="2022-07-26T18:01:00Z"/>
          <w:rFonts w:cs="2  Titr"/>
          <w:sz w:val="32"/>
          <w:szCs w:val="32"/>
          <w:rtl/>
          <w:lang w:bidi="fa-IR"/>
        </w:rPr>
      </w:pPr>
      <w:ins w:id="612" w:author="sina maarefi" w:date="2022-07-26T18:01:00Z">
        <w:r>
          <w:rPr>
            <w:noProof/>
          </w:rPr>
          <w:lastRenderedPageBreak/>
          <w:drawing>
            <wp:inline distT="0" distB="0" distL="0" distR="0" wp14:anchorId="082FE0F5" wp14:editId="2FD5CC81">
              <wp:extent cx="3971925" cy="41338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71925" cy="4133850"/>
                      </a:xfrm>
                      <a:prstGeom prst="rect">
                        <a:avLst/>
                      </a:prstGeom>
                    </pic:spPr>
                  </pic:pic>
                </a:graphicData>
              </a:graphic>
            </wp:inline>
          </w:drawing>
        </w:r>
      </w:ins>
    </w:p>
    <w:p w14:paraId="197097AF" w14:textId="0870D76E" w:rsidR="008E6B7A" w:rsidRDefault="008E6B7A" w:rsidP="00C03E44">
      <w:pPr>
        <w:rPr>
          <w:ins w:id="613" w:author="sina maarefi" w:date="2022-07-26T18:01:00Z"/>
          <w:rFonts w:cs="2  Titr"/>
          <w:sz w:val="32"/>
          <w:szCs w:val="32"/>
          <w:rtl/>
          <w:lang w:bidi="fa-IR"/>
        </w:rPr>
      </w:pPr>
    </w:p>
    <w:p w14:paraId="6C053933" w14:textId="07D718A1" w:rsidR="008E6B7A" w:rsidRDefault="008E6B7A" w:rsidP="00C03E44">
      <w:pPr>
        <w:rPr>
          <w:ins w:id="614" w:author="sina maarefi" w:date="2022-07-26T18:01:00Z"/>
          <w:rFonts w:cs="2  Titr"/>
          <w:sz w:val="32"/>
          <w:szCs w:val="32"/>
          <w:rtl/>
          <w:lang w:bidi="fa-IR"/>
        </w:rPr>
      </w:pPr>
      <w:ins w:id="615" w:author="sina maarefi" w:date="2022-07-26T18:01:00Z">
        <w:r>
          <w:rPr>
            <w:rFonts w:cs="2  Titr" w:hint="cs"/>
            <w:sz w:val="32"/>
            <w:szCs w:val="32"/>
            <w:rtl/>
            <w:lang w:bidi="fa-IR"/>
          </w:rPr>
          <w:t>اینجا هم اومده برای انواع دکمه ها و هشدارها تعریف کرده اتسایل خاص...این هم خیلی جالبه به نظرم..یعنی نشون میده شما میتونی برای این هایی که همشون با تعامل کاربر ساخته میشود از پیش یک سری استایل مشخص کنی...خوب بعد از فهم کد حالا بریم خودمون بسازمیش:</w:t>
        </w:r>
      </w:ins>
    </w:p>
    <w:p w14:paraId="61D89A6C" w14:textId="3A860179" w:rsidR="008E6B7A" w:rsidRDefault="0067364C" w:rsidP="00C03E44">
      <w:pPr>
        <w:rPr>
          <w:ins w:id="616" w:author="sina maarefi" w:date="2022-07-26T18:11:00Z"/>
          <w:rFonts w:cs="2  Titr"/>
          <w:sz w:val="32"/>
          <w:szCs w:val="32"/>
          <w:rtl/>
          <w:lang w:bidi="fa-IR"/>
        </w:rPr>
      </w:pPr>
      <w:ins w:id="617" w:author="sina maarefi" w:date="2022-07-26T18:11:00Z">
        <w:r>
          <w:rPr>
            <w:noProof/>
          </w:rPr>
          <w:drawing>
            <wp:inline distT="0" distB="0" distL="0" distR="0" wp14:anchorId="29A29237" wp14:editId="5CD02138">
              <wp:extent cx="4638675" cy="17430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38675" cy="1743075"/>
                      </a:xfrm>
                      <a:prstGeom prst="rect">
                        <a:avLst/>
                      </a:prstGeom>
                    </pic:spPr>
                  </pic:pic>
                </a:graphicData>
              </a:graphic>
            </wp:inline>
          </w:drawing>
        </w:r>
      </w:ins>
    </w:p>
    <w:p w14:paraId="41F35BF1" w14:textId="301B165A" w:rsidR="0067364C" w:rsidRDefault="0067364C" w:rsidP="00C03E44">
      <w:pPr>
        <w:rPr>
          <w:ins w:id="618" w:author="sina maarefi" w:date="2022-07-26T18:11:00Z"/>
          <w:rFonts w:cs="2  Titr"/>
          <w:sz w:val="32"/>
          <w:szCs w:val="32"/>
          <w:rtl/>
          <w:lang w:bidi="fa-IR"/>
        </w:rPr>
      </w:pPr>
    </w:p>
    <w:p w14:paraId="1A354075" w14:textId="2248C585" w:rsidR="0067364C" w:rsidRDefault="0067364C" w:rsidP="00C03E44">
      <w:pPr>
        <w:rPr>
          <w:ins w:id="619" w:author="sina maarefi" w:date="2022-07-26T18:11:00Z"/>
          <w:rFonts w:cs="2  Titr"/>
          <w:sz w:val="32"/>
          <w:szCs w:val="32"/>
          <w:rtl/>
          <w:lang w:bidi="fa-IR"/>
        </w:rPr>
      </w:pPr>
      <w:ins w:id="620" w:author="sina maarefi" w:date="2022-07-26T18:11:00Z">
        <w:r>
          <w:rPr>
            <w:rFonts w:cs="2  Titr" w:hint="cs"/>
            <w:sz w:val="32"/>
            <w:szCs w:val="32"/>
            <w:rtl/>
            <w:lang w:bidi="fa-IR"/>
          </w:rPr>
          <w:lastRenderedPageBreak/>
          <w:t xml:space="preserve">آقا فهمیدم برای چی این دو تا کلاس رو  جدا تعریف کرده...چون نگاه کن در </w:t>
        </w:r>
        <w:proofErr w:type="spellStart"/>
        <w:r>
          <w:rPr>
            <w:rFonts w:cs="2  Titr"/>
            <w:sz w:val="32"/>
            <w:szCs w:val="32"/>
            <w:lang w:bidi="fa-IR"/>
          </w:rPr>
          <w:t>css</w:t>
        </w:r>
        <w:proofErr w:type="spellEnd"/>
        <w:r>
          <w:rPr>
            <w:rFonts w:cs="2  Titr" w:hint="cs"/>
            <w:sz w:val="32"/>
            <w:szCs w:val="32"/>
            <w:rtl/>
            <w:lang w:bidi="fa-IR"/>
          </w:rPr>
          <w:t xml:space="preserve"> :</w:t>
        </w:r>
      </w:ins>
    </w:p>
    <w:p w14:paraId="5CCE3869" w14:textId="596B1CAB" w:rsidR="0067364C" w:rsidRDefault="004C4708" w:rsidP="00C03E44">
      <w:pPr>
        <w:rPr>
          <w:ins w:id="621" w:author="sina maarefi" w:date="2022-07-26T18:11:00Z"/>
          <w:rFonts w:cs="2  Titr"/>
          <w:sz w:val="32"/>
          <w:szCs w:val="32"/>
          <w:rtl/>
          <w:lang w:bidi="fa-IR"/>
        </w:rPr>
      </w:pPr>
      <w:ins w:id="622" w:author="sina maarefi" w:date="2022-07-26T18:11:00Z">
        <w:r>
          <w:rPr>
            <w:noProof/>
          </w:rPr>
          <w:drawing>
            <wp:inline distT="0" distB="0" distL="0" distR="0" wp14:anchorId="2E144FEF" wp14:editId="5C4B5E7C">
              <wp:extent cx="4552950" cy="14192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2950" cy="1419225"/>
                      </a:xfrm>
                      <a:prstGeom prst="rect">
                        <a:avLst/>
                      </a:prstGeom>
                    </pic:spPr>
                  </pic:pic>
                </a:graphicData>
              </a:graphic>
            </wp:inline>
          </w:drawing>
        </w:r>
      </w:ins>
    </w:p>
    <w:p w14:paraId="7D37A13C" w14:textId="4B2251BC" w:rsidR="004C4708" w:rsidRDefault="004C4708" w:rsidP="00C03E44">
      <w:pPr>
        <w:rPr>
          <w:ins w:id="623" w:author="sina maarefi" w:date="2022-07-26T18:12:00Z"/>
          <w:rFonts w:cs="2  Titr"/>
          <w:sz w:val="32"/>
          <w:szCs w:val="32"/>
          <w:rtl/>
          <w:lang w:bidi="fa-IR"/>
        </w:rPr>
      </w:pPr>
      <w:ins w:id="624" w:author="sina maarefi" w:date="2022-07-26T18:11:00Z">
        <w:r>
          <w:rPr>
            <w:rFonts w:cs="2  Titr" w:hint="cs"/>
            <w:sz w:val="32"/>
            <w:szCs w:val="32"/>
            <w:rtl/>
            <w:lang w:bidi="fa-IR"/>
          </w:rPr>
          <w:t>اومده نوشته اگر متن اشتباه بود این رنگی نامیش داده شود..</w:t>
        </w:r>
      </w:ins>
      <w:ins w:id="625" w:author="sina maarefi" w:date="2022-07-26T18:12:00Z">
        <w:r>
          <w:rPr>
            <w:rFonts w:cs="2  Titr" w:hint="cs"/>
            <w:sz w:val="32"/>
            <w:szCs w:val="32"/>
            <w:rtl/>
            <w:lang w:bidi="fa-IR"/>
          </w:rPr>
          <w:t xml:space="preserve">.و اگر درست بود اونطوری ...خوب این منوط به اینه که با </w:t>
        </w:r>
        <w:proofErr w:type="spellStart"/>
        <w:r>
          <w:rPr>
            <w:rFonts w:cs="2  Titr"/>
            <w:sz w:val="32"/>
            <w:szCs w:val="32"/>
            <w:lang w:bidi="fa-IR"/>
          </w:rPr>
          <w:t>js</w:t>
        </w:r>
        <w:proofErr w:type="spellEnd"/>
        <w:r>
          <w:rPr>
            <w:rFonts w:cs="2  Titr" w:hint="cs"/>
            <w:sz w:val="32"/>
            <w:szCs w:val="32"/>
            <w:rtl/>
            <w:lang w:bidi="fa-IR"/>
          </w:rPr>
          <w:t xml:space="preserve">  درگیر بشود تا هر کدومشون فعال بود از اون استفاده کنه....</w:t>
        </w:r>
      </w:ins>
    </w:p>
    <w:p w14:paraId="7EA677A1" w14:textId="18BF4FF4" w:rsidR="004C4708" w:rsidRDefault="00FC6EED" w:rsidP="00C03E44">
      <w:pPr>
        <w:rPr>
          <w:ins w:id="626" w:author="sina maarefi" w:date="2022-07-26T18:14:00Z"/>
          <w:rFonts w:cs="2  Titr"/>
          <w:sz w:val="32"/>
          <w:szCs w:val="32"/>
          <w:rtl/>
          <w:lang w:bidi="fa-IR"/>
        </w:rPr>
      </w:pPr>
      <w:ins w:id="627" w:author="sina maarefi" w:date="2022-07-26T18:13:00Z">
        <w:r>
          <w:rPr>
            <w:rFonts w:cs="2  Titr" w:hint="cs"/>
            <w:sz w:val="32"/>
            <w:szCs w:val="32"/>
            <w:rtl/>
            <w:lang w:bidi="fa-IR"/>
          </w:rPr>
          <w:t xml:space="preserve">خوب </w:t>
        </w:r>
      </w:ins>
      <w:ins w:id="628" w:author="sina maarefi" w:date="2022-07-26T18:14:00Z">
        <w:r>
          <w:rPr>
            <w:rFonts w:cs="2  Titr" w:hint="cs"/>
            <w:sz w:val="32"/>
            <w:szCs w:val="32"/>
            <w:rtl/>
            <w:lang w:bidi="fa-IR"/>
          </w:rPr>
          <w:t>منطق کد رو فهمیدم و نوشتم در دفتر.....کدهای یارو رو بستم..حالا بریم مال خودمون رو بسازیم:</w:t>
        </w:r>
      </w:ins>
    </w:p>
    <w:p w14:paraId="7E6B0B1E" w14:textId="5FB76D5C" w:rsidR="00FC6EED" w:rsidRDefault="001B0235" w:rsidP="00C03E44">
      <w:pPr>
        <w:rPr>
          <w:ins w:id="629" w:author="sina maarefi" w:date="2022-07-26T18:17:00Z"/>
          <w:rFonts w:cs="2  Titr"/>
          <w:sz w:val="32"/>
          <w:szCs w:val="32"/>
          <w:lang w:bidi="fa-IR"/>
        </w:rPr>
      </w:pPr>
      <w:ins w:id="630" w:author="sina maarefi" w:date="2022-07-26T18:17:00Z">
        <w:r>
          <w:rPr>
            <w:rFonts w:cs="2  Titr"/>
            <w:sz w:val="32"/>
            <w:szCs w:val="32"/>
            <w:lang w:bidi="fa-IR"/>
          </w:rPr>
          <w:t>..</w:t>
        </w:r>
      </w:ins>
    </w:p>
    <w:p w14:paraId="1AEB5810" w14:textId="5C1DC288" w:rsidR="001B0235" w:rsidRDefault="001B0235" w:rsidP="00C03E44">
      <w:pPr>
        <w:rPr>
          <w:ins w:id="631" w:author="sina maarefi" w:date="2022-07-26T18:18:00Z"/>
          <w:rFonts w:cs="2  Titr"/>
          <w:sz w:val="32"/>
          <w:szCs w:val="32"/>
          <w:rtl/>
          <w:lang w:bidi="fa-IR"/>
        </w:rPr>
      </w:pPr>
      <w:ins w:id="632" w:author="sina maarefi" w:date="2022-07-26T18:18:00Z">
        <w:r>
          <w:rPr>
            <w:rFonts w:cs="2  Titr" w:hint="cs"/>
            <w:sz w:val="32"/>
            <w:szCs w:val="32"/>
            <w:rtl/>
            <w:lang w:bidi="fa-IR"/>
          </w:rPr>
          <w:t xml:space="preserve">نظر خودم اینه که اول یک فایل </w:t>
        </w:r>
        <w:r>
          <w:rPr>
            <w:rFonts w:cs="2  Titr"/>
            <w:sz w:val="32"/>
            <w:szCs w:val="32"/>
            <w:lang w:bidi="fa-IR"/>
          </w:rPr>
          <w:t>html</w:t>
        </w:r>
        <w:r>
          <w:rPr>
            <w:rFonts w:cs="2  Titr" w:hint="cs"/>
            <w:sz w:val="32"/>
            <w:szCs w:val="32"/>
            <w:rtl/>
            <w:lang w:bidi="fa-IR"/>
          </w:rPr>
          <w:t xml:space="preserve">  تنها درست کنم..به صورت یک فایل استاتیک تا فرمت اولیه رو در بیارم..بعد بیام با کدهای </w:t>
        </w:r>
        <w:proofErr w:type="spellStart"/>
        <w:r>
          <w:rPr>
            <w:rFonts w:cs="2  Titr"/>
            <w:sz w:val="32"/>
            <w:szCs w:val="32"/>
            <w:lang w:bidi="fa-IR"/>
          </w:rPr>
          <w:t>js</w:t>
        </w:r>
        <w:proofErr w:type="spellEnd"/>
        <w:r>
          <w:rPr>
            <w:rFonts w:cs="2  Titr" w:hint="cs"/>
            <w:sz w:val="32"/>
            <w:szCs w:val="32"/>
            <w:rtl/>
            <w:lang w:bidi="fa-IR"/>
          </w:rPr>
          <w:t xml:space="preserve">  ترکیب کنم..</w:t>
        </w:r>
      </w:ins>
    </w:p>
    <w:p w14:paraId="7CBCCD72" w14:textId="76EA7E67" w:rsidR="001B0235" w:rsidRDefault="00A80825" w:rsidP="00C03E44">
      <w:pPr>
        <w:rPr>
          <w:ins w:id="633" w:author="sina maarefi" w:date="2022-07-26T18:29:00Z"/>
          <w:rFonts w:cs="2  Titr"/>
          <w:sz w:val="32"/>
          <w:szCs w:val="32"/>
          <w:lang w:bidi="fa-IR"/>
        </w:rPr>
      </w:pPr>
      <w:ins w:id="634" w:author="sina maarefi" w:date="2022-07-26T18:29:00Z">
        <w:r>
          <w:rPr>
            <w:noProof/>
          </w:rPr>
          <w:lastRenderedPageBreak/>
          <w:drawing>
            <wp:inline distT="0" distB="0" distL="0" distR="0" wp14:anchorId="0F9E7FA7" wp14:editId="315AE2A7">
              <wp:extent cx="5731510" cy="534098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5340985"/>
                      </a:xfrm>
                      <a:prstGeom prst="rect">
                        <a:avLst/>
                      </a:prstGeom>
                    </pic:spPr>
                  </pic:pic>
                </a:graphicData>
              </a:graphic>
            </wp:inline>
          </w:drawing>
        </w:r>
      </w:ins>
    </w:p>
    <w:p w14:paraId="1D001E65" w14:textId="53E921C3" w:rsidR="00A80825" w:rsidRDefault="00A80825" w:rsidP="00C03E44">
      <w:pPr>
        <w:rPr>
          <w:ins w:id="635" w:author="sina maarefi" w:date="2022-07-26T18:29:00Z"/>
          <w:rFonts w:cs="2  Titr"/>
          <w:sz w:val="32"/>
          <w:szCs w:val="32"/>
          <w:lang w:bidi="fa-IR"/>
        </w:rPr>
      </w:pPr>
    </w:p>
    <w:p w14:paraId="31C116B9" w14:textId="211BC8D2" w:rsidR="00A80825" w:rsidRDefault="00A80825" w:rsidP="00C03E44">
      <w:pPr>
        <w:rPr>
          <w:ins w:id="636" w:author="sina maarefi" w:date="2022-07-26T18:37:00Z"/>
          <w:rFonts w:cs="2  Titr"/>
          <w:sz w:val="32"/>
          <w:szCs w:val="32"/>
          <w:rtl/>
          <w:lang w:bidi="fa-IR"/>
        </w:rPr>
      </w:pPr>
      <w:ins w:id="637" w:author="sina maarefi" w:date="2022-07-26T18:29:00Z">
        <w:r>
          <w:rPr>
            <w:rFonts w:cs="2  Titr" w:hint="cs"/>
            <w:sz w:val="32"/>
            <w:szCs w:val="32"/>
            <w:rtl/>
            <w:lang w:bidi="fa-IR"/>
          </w:rPr>
          <w:t xml:space="preserve">خوب یک مشکلی </w:t>
        </w:r>
      </w:ins>
      <w:ins w:id="638" w:author="sina maarefi" w:date="2022-07-26T18:36:00Z">
        <w:r w:rsidR="00723E23">
          <w:rPr>
            <w:rFonts w:cs="2  Titr" w:hint="cs"/>
            <w:sz w:val="32"/>
            <w:szCs w:val="32"/>
            <w:rtl/>
            <w:lang w:bidi="fa-IR"/>
          </w:rPr>
          <w:t>که هست که البته قبلا هم داشت</w:t>
        </w:r>
      </w:ins>
      <w:ins w:id="639" w:author="sina maarefi" w:date="2022-07-26T18:37:00Z">
        <w:r w:rsidR="00723E23">
          <w:rPr>
            <w:rFonts w:cs="2  Titr" w:hint="cs"/>
            <w:sz w:val="32"/>
            <w:szCs w:val="32"/>
            <w:rtl/>
            <w:lang w:bidi="fa-IR"/>
          </w:rPr>
          <w:t xml:space="preserve">م..این بوده که نگاه کنید تمام این 4 ردیف بالا وقتی عرضشون رو میبرم بالا..یعنی مثلا </w:t>
        </w:r>
        <w:r w:rsidR="00723E23">
          <w:rPr>
            <w:rFonts w:cs="2  Titr"/>
            <w:sz w:val="32"/>
            <w:szCs w:val="32"/>
            <w:lang w:bidi="fa-IR"/>
          </w:rPr>
          <w:t>width</w:t>
        </w:r>
        <w:r w:rsidR="00723E23">
          <w:rPr>
            <w:rFonts w:cs="2  Titr" w:hint="cs"/>
            <w:sz w:val="32"/>
            <w:szCs w:val="32"/>
            <w:rtl/>
            <w:lang w:bidi="fa-IR"/>
          </w:rPr>
          <w:t xml:space="preserve">  رو میکنم 120 درصد..به شکل بسیار زشتی بزرگ میشوند:</w:t>
        </w:r>
      </w:ins>
    </w:p>
    <w:p w14:paraId="41F3D231" w14:textId="32A6048C" w:rsidR="00723E23" w:rsidRDefault="00723E23" w:rsidP="00C03E44">
      <w:pPr>
        <w:rPr>
          <w:ins w:id="640" w:author="sina maarefi" w:date="2022-07-26T18:37:00Z"/>
          <w:rFonts w:cs="2  Titr"/>
          <w:sz w:val="32"/>
          <w:szCs w:val="32"/>
          <w:rtl/>
          <w:lang w:bidi="fa-IR"/>
        </w:rPr>
      </w:pPr>
      <w:ins w:id="641" w:author="sina maarefi" w:date="2022-07-26T18:37:00Z">
        <w:r>
          <w:rPr>
            <w:noProof/>
          </w:rPr>
          <w:lastRenderedPageBreak/>
          <mc:AlternateContent>
            <mc:Choice Requires="wps">
              <w:drawing>
                <wp:anchor distT="0" distB="0" distL="114300" distR="114300" simplePos="0" relativeHeight="251664384" behindDoc="0" locked="0" layoutInCell="1" allowOverlap="1" wp14:anchorId="2609481A" wp14:editId="286EC986">
                  <wp:simplePos x="0" y="0"/>
                  <wp:positionH relativeFrom="column">
                    <wp:posOffset>4419600</wp:posOffset>
                  </wp:positionH>
                  <wp:positionV relativeFrom="paragraph">
                    <wp:posOffset>1828800</wp:posOffset>
                  </wp:positionV>
                  <wp:extent cx="419100" cy="247650"/>
                  <wp:effectExtent l="0" t="0" r="0" b="0"/>
                  <wp:wrapNone/>
                  <wp:docPr id="94" name="Multiplication Sign 94"/>
                  <wp:cNvGraphicFramePr/>
                  <a:graphic xmlns:a="http://schemas.openxmlformats.org/drawingml/2006/main">
                    <a:graphicData uri="http://schemas.microsoft.com/office/word/2010/wordprocessingShape">
                      <wps:wsp>
                        <wps:cNvSpPr/>
                        <wps:spPr>
                          <a:xfrm>
                            <a:off x="0" y="0"/>
                            <a:ext cx="419100" cy="24765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5AACBE6" id="Multiplication Sign 94" o:spid="_x0000_s1026" style="position:absolute;left:0;text-align:left;margin-left:348pt;margin-top:2in;width:33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419100,2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" path="m85841,84553l115473,34406r94077,55591l303627,34406r29632,50147l266798,123825r66461,39272l303627,213244,209550,157653r-94077,55591l85841,163097r66461,-39272l85841,84553xe" fillcolor="#4472c4 [3204]" strokecolor="#1f3763 [1604]" strokeweight="1pt">
                  <v:stroke joinstyle="miter"/>
                  <v:path arrowok="t" o:connecttype="custom" o:connectlocs="85841,84553;115473,34406;209550,89997;303627,34406;333259,84553;266798,123825;333259,163097;303627,213244;209550,157653;115473,213244;85841,163097;152302,123825;85841,84553" o:connectangles="0,0,0,0,0,0,0,0,0,0,0,0,0"/>
                </v:shape>
              </w:pict>
            </mc:Fallback>
          </mc:AlternateContent>
        </w:r>
        <w:r>
          <w:rPr>
            <w:noProof/>
          </w:rPr>
          <w:drawing>
            <wp:inline distT="0" distB="0" distL="0" distR="0" wp14:anchorId="69A8863C" wp14:editId="4552C50E">
              <wp:extent cx="5731510" cy="534098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5340985"/>
                      </a:xfrm>
                      <a:prstGeom prst="rect">
                        <a:avLst/>
                      </a:prstGeom>
                    </pic:spPr>
                  </pic:pic>
                </a:graphicData>
              </a:graphic>
            </wp:inline>
          </w:drawing>
        </w:r>
      </w:ins>
    </w:p>
    <w:p w14:paraId="43CB14B4" w14:textId="64011D99" w:rsidR="00723E23" w:rsidRDefault="00723E23" w:rsidP="00F46AF6">
      <w:pPr>
        <w:rPr>
          <w:ins w:id="642" w:author="sina maarefi" w:date="2022-07-26T18:38:00Z"/>
          <w:rFonts w:cs="2  Titr"/>
          <w:sz w:val="32"/>
          <w:szCs w:val="32"/>
          <w:rtl/>
          <w:lang w:bidi="fa-IR"/>
        </w:rPr>
      </w:pPr>
      <w:ins w:id="643" w:author="sina maarefi" w:date="2022-07-26T18:37:00Z">
        <w:r>
          <w:rPr>
            <w:rFonts w:cs="2  Titr" w:hint="cs"/>
            <w:sz w:val="32"/>
            <w:szCs w:val="32"/>
            <w:rtl/>
            <w:lang w:bidi="fa-IR"/>
          </w:rPr>
          <w:t>دلیلش هم الان فهیدم این است که از اینجا شروع میکند به رش</w:t>
        </w:r>
      </w:ins>
      <w:ins w:id="644" w:author="sina maarefi" w:date="2022-07-26T18:38:00Z">
        <w:r>
          <w:rPr>
            <w:rFonts w:cs="2  Titr" w:hint="cs"/>
            <w:sz w:val="32"/>
            <w:szCs w:val="32"/>
            <w:rtl/>
            <w:lang w:bidi="fa-IR"/>
          </w:rPr>
          <w:t xml:space="preserve">د..خودم احتمالی که میدم اینه که چون اینا رو </w:t>
        </w:r>
        <w:r>
          <w:rPr>
            <w:rFonts w:cs="2  Titr"/>
            <w:sz w:val="32"/>
            <w:szCs w:val="32"/>
            <w:lang w:bidi="fa-IR"/>
          </w:rPr>
          <w:t>flex</w:t>
        </w:r>
        <w:r>
          <w:rPr>
            <w:rFonts w:cs="2  Titr" w:hint="cs"/>
            <w:sz w:val="32"/>
            <w:szCs w:val="32"/>
            <w:rtl/>
            <w:lang w:bidi="fa-IR"/>
          </w:rPr>
          <w:t xml:space="preserve">  کردم این مشکل پیش اومده.....و باید از یکی از پراپرتی های </w:t>
        </w:r>
        <w:r>
          <w:rPr>
            <w:rFonts w:cs="2  Titr"/>
            <w:sz w:val="32"/>
            <w:szCs w:val="32"/>
            <w:lang w:bidi="fa-IR"/>
          </w:rPr>
          <w:t>flex</w:t>
        </w:r>
        <w:r>
          <w:rPr>
            <w:rFonts w:cs="2  Titr" w:hint="cs"/>
            <w:sz w:val="32"/>
            <w:szCs w:val="32"/>
            <w:rtl/>
            <w:lang w:bidi="fa-IR"/>
          </w:rPr>
          <w:t xml:space="preserve">  استفاده کنم...</w:t>
        </w:r>
        <w:r w:rsidR="00F46AF6">
          <w:rPr>
            <w:rFonts w:cs="2  Titr" w:hint="cs"/>
            <w:sz w:val="32"/>
            <w:szCs w:val="32"/>
            <w:rtl/>
            <w:lang w:bidi="fa-IR"/>
          </w:rPr>
          <w:t>شاید البته اینطوری نباشه..</w:t>
        </w:r>
      </w:ins>
    </w:p>
    <w:p w14:paraId="19D96A0D" w14:textId="0E6A4938" w:rsidR="00F46AF6" w:rsidRDefault="00694C07" w:rsidP="00F46AF6">
      <w:pPr>
        <w:rPr>
          <w:ins w:id="645" w:author="sina maarefi" w:date="2022-07-26T18:57:00Z"/>
          <w:rFonts w:cs="2  Titr"/>
          <w:sz w:val="32"/>
          <w:szCs w:val="32"/>
          <w:rtl/>
          <w:lang w:bidi="fa-IR"/>
        </w:rPr>
      </w:pPr>
      <w:ins w:id="646" w:author="sina maarefi" w:date="2022-07-26T18:53:00Z">
        <w:r>
          <w:rPr>
            <w:rFonts w:cs="2  Titr" w:hint="cs"/>
            <w:sz w:val="32"/>
            <w:szCs w:val="32"/>
            <w:rtl/>
            <w:lang w:bidi="fa-IR"/>
          </w:rPr>
          <w:t>خوب مشکل رو فهمیدم چطوری میشود حل کرد</w:t>
        </w:r>
      </w:ins>
      <w:ins w:id="647" w:author="sina maarefi" w:date="2022-07-26T18:56:00Z">
        <w:r w:rsidR="002F2AD6">
          <w:rPr>
            <w:rFonts w:cs="2  Titr" w:hint="cs"/>
            <w:sz w:val="32"/>
            <w:szCs w:val="32"/>
            <w:rtl/>
            <w:lang w:bidi="fa-IR"/>
          </w:rPr>
          <w:t xml:space="preserve">...و چقدر کمک کرد...و چقدر در </w:t>
        </w:r>
      </w:ins>
      <w:ins w:id="648" w:author="sina maarefi" w:date="2022-07-26T18:57:00Z">
        <w:r w:rsidR="002F2AD6">
          <w:rPr>
            <w:rFonts w:cs="2  Titr" w:hint="cs"/>
            <w:sz w:val="32"/>
            <w:szCs w:val="32"/>
            <w:rtl/>
            <w:lang w:bidi="fa-IR"/>
          </w:rPr>
          <w:t>آینده میتواند در این موارد کمک کند......</w:t>
        </w:r>
      </w:ins>
    </w:p>
    <w:p w14:paraId="1E87AECE" w14:textId="4504358B" w:rsidR="002F2AD6" w:rsidRDefault="002F2AD6" w:rsidP="00F46AF6">
      <w:pPr>
        <w:rPr>
          <w:ins w:id="649" w:author="sina maarefi" w:date="2022-07-26T18:57:00Z"/>
          <w:rFonts w:cs="2  Titr"/>
          <w:sz w:val="32"/>
          <w:szCs w:val="32"/>
          <w:rtl/>
          <w:lang w:bidi="fa-IR"/>
        </w:rPr>
      </w:pPr>
      <w:ins w:id="650" w:author="sina maarefi" w:date="2022-07-26T18:57:00Z">
        <w:r>
          <w:rPr>
            <w:rFonts w:cs="2  Titr" w:hint="cs"/>
            <w:sz w:val="32"/>
            <w:szCs w:val="32"/>
            <w:rtl/>
            <w:lang w:bidi="fa-IR"/>
          </w:rPr>
          <w:t>خوب اول بگم چطوری پیداش کردم:</w:t>
        </w:r>
      </w:ins>
    </w:p>
    <w:p w14:paraId="4D86EB4A" w14:textId="06C19E25" w:rsidR="002F2AD6" w:rsidRDefault="004E284F" w:rsidP="00F46AF6">
      <w:pPr>
        <w:rPr>
          <w:ins w:id="651" w:author="sina maarefi" w:date="2022-07-26T18:57:00Z"/>
          <w:rFonts w:cs="2  Titr"/>
          <w:sz w:val="32"/>
          <w:szCs w:val="32"/>
          <w:rtl/>
          <w:lang w:bidi="fa-IR"/>
        </w:rPr>
      </w:pPr>
      <w:ins w:id="652" w:author="sina maarefi" w:date="2022-07-26T18:57:00Z">
        <w:r>
          <w:rPr>
            <w:noProof/>
          </w:rPr>
          <w:lastRenderedPageBreak/>
          <w:drawing>
            <wp:inline distT="0" distB="0" distL="0" distR="0" wp14:anchorId="18FE55D9" wp14:editId="7C0B7E9A">
              <wp:extent cx="5731510" cy="198628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986280"/>
                      </a:xfrm>
                      <a:prstGeom prst="rect">
                        <a:avLst/>
                      </a:prstGeom>
                    </pic:spPr>
                  </pic:pic>
                </a:graphicData>
              </a:graphic>
            </wp:inline>
          </w:drawing>
        </w:r>
      </w:ins>
    </w:p>
    <w:p w14:paraId="4CDC9EC6" w14:textId="210F8782" w:rsidR="004E284F" w:rsidRDefault="004E284F" w:rsidP="00F46AF6">
      <w:pPr>
        <w:rPr>
          <w:ins w:id="653" w:author="sina maarefi" w:date="2022-07-26T18:57:00Z"/>
          <w:rFonts w:cs="2  Titr"/>
          <w:sz w:val="32"/>
          <w:szCs w:val="32"/>
          <w:rtl/>
          <w:lang w:bidi="fa-IR"/>
        </w:rPr>
      </w:pPr>
    </w:p>
    <w:p w14:paraId="6BCE51FA" w14:textId="2C43CBB1" w:rsidR="004E284F" w:rsidRDefault="004E284F" w:rsidP="00F46AF6">
      <w:pPr>
        <w:rPr>
          <w:ins w:id="654" w:author="sina maarefi" w:date="2022-07-26T18:57:00Z"/>
          <w:rFonts w:cs="2  Titr"/>
          <w:sz w:val="32"/>
          <w:szCs w:val="32"/>
          <w:rtl/>
          <w:lang w:bidi="fa-IR"/>
        </w:rPr>
      </w:pPr>
      <w:ins w:id="655" w:author="sina maarefi" w:date="2022-07-26T18:57:00Z">
        <w:r>
          <w:rPr>
            <w:rFonts w:cs="2  Titr" w:hint="cs"/>
            <w:sz w:val="32"/>
            <w:szCs w:val="32"/>
            <w:rtl/>
            <w:lang w:bidi="fa-IR"/>
          </w:rPr>
          <w:t xml:space="preserve">از آموزه های </w:t>
        </w:r>
        <w:r w:rsidR="000A399E">
          <w:rPr>
            <w:rFonts w:cs="2  Titr"/>
            <w:sz w:val="32"/>
            <w:szCs w:val="32"/>
            <w:lang w:bidi="fa-IR"/>
          </w:rPr>
          <w:t>after effect</w:t>
        </w:r>
        <w:r>
          <w:rPr>
            <w:rFonts w:cs="2  Titr" w:hint="cs"/>
            <w:sz w:val="32"/>
            <w:szCs w:val="32"/>
            <w:rtl/>
            <w:lang w:bidi="fa-IR"/>
          </w:rPr>
          <w:t xml:space="preserve">  استفاده کردم...</w:t>
        </w:r>
      </w:ins>
    </w:p>
    <w:p w14:paraId="602256B1" w14:textId="06409E68" w:rsidR="004E284F" w:rsidRDefault="000A399E" w:rsidP="00F46AF6">
      <w:pPr>
        <w:rPr>
          <w:ins w:id="656" w:author="sina maarefi" w:date="2022-07-26T18:58:00Z"/>
          <w:rFonts w:cs="2  Titr"/>
          <w:sz w:val="32"/>
          <w:szCs w:val="32"/>
          <w:rtl/>
          <w:lang w:bidi="fa-IR"/>
        </w:rPr>
      </w:pPr>
      <w:ins w:id="657" w:author="sina maarefi" w:date="2022-07-26T18:58:00Z">
        <w:r>
          <w:rPr>
            <w:noProof/>
          </w:rPr>
          <w:drawing>
            <wp:inline distT="0" distB="0" distL="0" distR="0" wp14:anchorId="34A28F39" wp14:editId="5B0ABB6A">
              <wp:extent cx="5731510" cy="139827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398270"/>
                      </a:xfrm>
                      <a:prstGeom prst="rect">
                        <a:avLst/>
                      </a:prstGeom>
                    </pic:spPr>
                  </pic:pic>
                </a:graphicData>
              </a:graphic>
            </wp:inline>
          </w:drawing>
        </w:r>
      </w:ins>
    </w:p>
    <w:p w14:paraId="7809AA75" w14:textId="7E38AB48" w:rsidR="000A399E" w:rsidRDefault="000A399E" w:rsidP="00F46AF6">
      <w:pPr>
        <w:rPr>
          <w:ins w:id="658" w:author="sina maarefi" w:date="2022-07-26T18:58:00Z"/>
          <w:rFonts w:cs="2  Titr"/>
          <w:sz w:val="32"/>
          <w:szCs w:val="32"/>
          <w:rtl/>
          <w:lang w:bidi="fa-IR"/>
        </w:rPr>
      </w:pPr>
    </w:p>
    <w:p w14:paraId="5F0FDE7E" w14:textId="48F3CBC0" w:rsidR="000A399E" w:rsidRDefault="000A399E" w:rsidP="00F46AF6">
      <w:pPr>
        <w:rPr>
          <w:ins w:id="659" w:author="sina maarefi" w:date="2022-07-26T18:58:00Z"/>
          <w:rFonts w:cs="2  Titr"/>
          <w:sz w:val="32"/>
          <w:szCs w:val="32"/>
          <w:rtl/>
          <w:lang w:bidi="fa-IR"/>
        </w:rPr>
      </w:pPr>
      <w:ins w:id="660" w:author="sina maarefi" w:date="2022-07-26T18:58:00Z">
        <w:r>
          <w:rPr>
            <w:rFonts w:cs="2  Titr" w:hint="cs"/>
            <w:sz w:val="32"/>
            <w:szCs w:val="32"/>
            <w:rtl/>
            <w:lang w:bidi="fa-IR"/>
          </w:rPr>
          <w:t>این سایت اومد ...که مطالب بسیار خوبی در مورد این زمینه دارد..به خصوص برای اینکه چطوری دوران بدیم و مرکز دوران رو تغییر بدیم...</w:t>
        </w:r>
      </w:ins>
    </w:p>
    <w:p w14:paraId="4BDC53CD" w14:textId="29A44110" w:rsidR="000A399E" w:rsidRDefault="00B013E9" w:rsidP="00F46AF6">
      <w:pPr>
        <w:rPr>
          <w:ins w:id="661" w:author="sina maarefi" w:date="2022-07-26T18:59:00Z"/>
          <w:rFonts w:cs="2  Titr"/>
          <w:sz w:val="32"/>
          <w:szCs w:val="32"/>
          <w:rtl/>
          <w:lang w:bidi="fa-IR"/>
        </w:rPr>
      </w:pPr>
      <w:ins w:id="662" w:author="sina maarefi" w:date="2022-07-26T18:59:00Z">
        <w:r>
          <w:rPr>
            <w:rFonts w:cs="2  Titr" w:hint="cs"/>
            <w:sz w:val="32"/>
            <w:szCs w:val="32"/>
            <w:rtl/>
            <w:lang w:bidi="fa-IR"/>
          </w:rPr>
          <w:t xml:space="preserve">از مفهومی استفاده کردیم به نام </w:t>
        </w:r>
        <w:r>
          <w:rPr>
            <w:rFonts w:cs="2  Titr"/>
            <w:sz w:val="32"/>
            <w:szCs w:val="32"/>
            <w:lang w:bidi="fa-IR"/>
          </w:rPr>
          <w:t>transform origin</w:t>
        </w:r>
        <w:r>
          <w:rPr>
            <w:rFonts w:cs="2  Titr" w:hint="cs"/>
            <w:sz w:val="32"/>
            <w:szCs w:val="32"/>
            <w:rtl/>
            <w:lang w:bidi="fa-IR"/>
          </w:rPr>
          <w:t xml:space="preserve"> ...</w:t>
        </w:r>
      </w:ins>
    </w:p>
    <w:p w14:paraId="1D60C38E" w14:textId="43EF06A1" w:rsidR="00B013E9" w:rsidRDefault="00B013E9" w:rsidP="00F46AF6">
      <w:pPr>
        <w:rPr>
          <w:ins w:id="663" w:author="sina maarefi" w:date="2022-07-26T18:59:00Z"/>
          <w:rFonts w:cs="2  Titr"/>
          <w:sz w:val="32"/>
          <w:szCs w:val="32"/>
          <w:rtl/>
          <w:lang w:bidi="fa-IR"/>
        </w:rPr>
      </w:pPr>
      <w:ins w:id="664" w:author="sina maarefi" w:date="2022-07-26T18:59:00Z">
        <w:r>
          <w:rPr>
            <w:noProof/>
          </w:rPr>
          <w:drawing>
            <wp:inline distT="0" distB="0" distL="0" distR="0" wp14:anchorId="6CA80EFA" wp14:editId="065376B3">
              <wp:extent cx="5667375" cy="3524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67375" cy="352425"/>
                      </a:xfrm>
                      <a:prstGeom prst="rect">
                        <a:avLst/>
                      </a:prstGeom>
                    </pic:spPr>
                  </pic:pic>
                </a:graphicData>
              </a:graphic>
            </wp:inline>
          </w:drawing>
        </w:r>
      </w:ins>
    </w:p>
    <w:p w14:paraId="32BFC3B4" w14:textId="14782778" w:rsidR="00B013E9" w:rsidRDefault="00B013E9" w:rsidP="00F46AF6">
      <w:pPr>
        <w:rPr>
          <w:ins w:id="665" w:author="sina maarefi" w:date="2022-07-26T19:00:00Z"/>
          <w:rFonts w:cs="2  Titr"/>
          <w:sz w:val="32"/>
          <w:szCs w:val="32"/>
          <w:rtl/>
          <w:lang w:bidi="fa-IR"/>
        </w:rPr>
      </w:pPr>
      <w:ins w:id="666" w:author="sina maarefi" w:date="2022-07-26T18:59:00Z">
        <w:r>
          <w:rPr>
            <w:rFonts w:cs="2  Titr" w:hint="cs"/>
            <w:sz w:val="32"/>
            <w:szCs w:val="32"/>
            <w:rtl/>
            <w:lang w:bidi="fa-IR"/>
          </w:rPr>
          <w:t xml:space="preserve">که نوشته حتما باید با پراپرتی </w:t>
        </w:r>
        <w:r>
          <w:rPr>
            <w:rFonts w:cs="2  Titr"/>
            <w:sz w:val="32"/>
            <w:szCs w:val="32"/>
            <w:lang w:bidi="fa-IR"/>
          </w:rPr>
          <w:t>transform</w:t>
        </w:r>
        <w:r>
          <w:rPr>
            <w:rFonts w:cs="2  Titr" w:hint="cs"/>
            <w:sz w:val="32"/>
            <w:szCs w:val="32"/>
            <w:rtl/>
            <w:lang w:bidi="fa-IR"/>
          </w:rPr>
          <w:t xml:space="preserve">  استفاده بشه.....یعنی با سایر پراپرتی انداز</w:t>
        </w:r>
      </w:ins>
      <w:ins w:id="667" w:author="sina maarefi" w:date="2022-07-26T19:00:00Z">
        <w:r>
          <w:rPr>
            <w:rFonts w:cs="2  Titr" w:hint="cs"/>
            <w:sz w:val="32"/>
            <w:szCs w:val="32"/>
            <w:rtl/>
            <w:lang w:bidi="fa-IR"/>
          </w:rPr>
          <w:t>ه گذاری کاربرد ندارد..</w:t>
        </w:r>
      </w:ins>
    </w:p>
    <w:p w14:paraId="0E637468" w14:textId="479E1F56" w:rsidR="00B013E9" w:rsidRDefault="00B013E9" w:rsidP="00B013E9">
      <w:pPr>
        <w:rPr>
          <w:ins w:id="668" w:author="sina maarefi" w:date="2022-07-26T19:00:00Z"/>
          <w:rFonts w:cs="2  Titr"/>
          <w:sz w:val="32"/>
          <w:szCs w:val="32"/>
          <w:rtl/>
          <w:lang w:bidi="fa-IR"/>
        </w:rPr>
      </w:pPr>
      <w:ins w:id="669" w:author="sina maarefi" w:date="2022-07-26T19:00:00Z">
        <w:r>
          <w:rPr>
            <w:rFonts w:cs="2  Titr" w:hint="cs"/>
            <w:sz w:val="32"/>
            <w:szCs w:val="32"/>
            <w:rtl/>
            <w:lang w:bidi="fa-IR"/>
          </w:rPr>
          <w:t xml:space="preserve">خوب کارش چیه ..این </w:t>
        </w:r>
        <w:r>
          <w:rPr>
            <w:rFonts w:cs="2  Titr"/>
            <w:sz w:val="32"/>
            <w:szCs w:val="32"/>
            <w:lang w:bidi="fa-IR"/>
          </w:rPr>
          <w:t>transform origin</w:t>
        </w:r>
        <w:r>
          <w:rPr>
            <w:rFonts w:cs="2  Titr" w:hint="cs"/>
            <w:sz w:val="32"/>
            <w:szCs w:val="32"/>
            <w:rtl/>
            <w:lang w:bidi="fa-IR"/>
          </w:rPr>
          <w:t xml:space="preserve">  .....میاد محل رشد رو عوض میکنه..من الان نگاه کن گذاشتم روی حالت </w:t>
        </w:r>
        <w:r>
          <w:rPr>
            <w:rFonts w:cs="2  Titr"/>
            <w:sz w:val="32"/>
            <w:szCs w:val="32"/>
            <w:lang w:bidi="fa-IR"/>
          </w:rPr>
          <w:t>center</w:t>
        </w:r>
        <w:r>
          <w:rPr>
            <w:rFonts w:cs="2  Titr" w:hint="cs"/>
            <w:sz w:val="32"/>
            <w:szCs w:val="32"/>
            <w:rtl/>
            <w:lang w:bidi="fa-IR"/>
          </w:rPr>
          <w:t xml:space="preserve"> ..</w:t>
        </w:r>
      </w:ins>
    </w:p>
    <w:p w14:paraId="1824F272" w14:textId="53350585" w:rsidR="00B013E9" w:rsidRDefault="00DC267A" w:rsidP="00B013E9">
      <w:pPr>
        <w:rPr>
          <w:ins w:id="670" w:author="sina maarefi" w:date="2022-07-26T19:00:00Z"/>
          <w:rFonts w:cs="2  Titr"/>
          <w:sz w:val="32"/>
          <w:szCs w:val="32"/>
          <w:rtl/>
          <w:lang w:bidi="fa-IR"/>
        </w:rPr>
      </w:pPr>
      <w:ins w:id="671" w:author="sina maarefi" w:date="2022-07-26T19:00:00Z">
        <w:r>
          <w:rPr>
            <w:noProof/>
          </w:rPr>
          <w:lastRenderedPageBreak/>
          <w:drawing>
            <wp:inline distT="0" distB="0" distL="0" distR="0" wp14:anchorId="2D0BF227" wp14:editId="3E559244">
              <wp:extent cx="2771775" cy="6000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71775" cy="600075"/>
                      </a:xfrm>
                      <a:prstGeom prst="rect">
                        <a:avLst/>
                      </a:prstGeom>
                    </pic:spPr>
                  </pic:pic>
                </a:graphicData>
              </a:graphic>
            </wp:inline>
          </w:drawing>
        </w:r>
      </w:ins>
    </w:p>
    <w:p w14:paraId="3421ADB0" w14:textId="61F28D3B" w:rsidR="00DC267A" w:rsidRDefault="00DC267A" w:rsidP="00B013E9">
      <w:pPr>
        <w:rPr>
          <w:ins w:id="672" w:author="sina maarefi" w:date="2022-07-26T19:00:00Z"/>
          <w:rFonts w:cs="2  Titr"/>
          <w:sz w:val="32"/>
          <w:szCs w:val="32"/>
          <w:rtl/>
          <w:lang w:bidi="fa-IR"/>
        </w:rPr>
      </w:pPr>
    </w:p>
    <w:p w14:paraId="3120EDCC" w14:textId="3D362014" w:rsidR="00DC267A" w:rsidRDefault="00DC267A" w:rsidP="00B013E9">
      <w:pPr>
        <w:rPr>
          <w:ins w:id="673" w:author="sina maarefi" w:date="2022-07-26T19:01:00Z"/>
          <w:rFonts w:cs="2  Titr"/>
          <w:sz w:val="32"/>
          <w:szCs w:val="32"/>
          <w:rtl/>
          <w:lang w:bidi="fa-IR"/>
        </w:rPr>
      </w:pPr>
      <w:ins w:id="674" w:author="sina maarefi" w:date="2022-07-26T19:00:00Z">
        <w:r>
          <w:rPr>
            <w:rFonts w:cs="2  Titr" w:hint="cs"/>
            <w:sz w:val="32"/>
            <w:szCs w:val="32"/>
            <w:rtl/>
            <w:lang w:bidi="fa-IR"/>
          </w:rPr>
          <w:t>بعد از دست</w:t>
        </w:r>
      </w:ins>
      <w:ins w:id="675" w:author="sina maarefi" w:date="2022-07-26T19:01:00Z">
        <w:r>
          <w:rPr>
            <w:rFonts w:cs="2  Titr" w:hint="cs"/>
            <w:sz w:val="32"/>
            <w:szCs w:val="32"/>
            <w:rtl/>
            <w:lang w:bidi="fa-IR"/>
          </w:rPr>
          <w:t xml:space="preserve">ور </w:t>
        </w:r>
        <w:r>
          <w:rPr>
            <w:rFonts w:cs="2  Titr"/>
            <w:sz w:val="32"/>
            <w:szCs w:val="32"/>
            <w:lang w:bidi="fa-IR"/>
          </w:rPr>
          <w:t>transform</w:t>
        </w:r>
        <w:r>
          <w:rPr>
            <w:rFonts w:cs="2  Titr" w:hint="cs"/>
            <w:sz w:val="32"/>
            <w:szCs w:val="32"/>
            <w:rtl/>
            <w:lang w:bidi="fa-IR"/>
          </w:rPr>
          <w:t xml:space="preserve">  استفاده کردم و گفتم در راستای ایکس به اندازه ی 1.05 برابر کن..که نتیجه دقیقا همون چیزی که میخاستم بود...حالا جالبیش اینجا بود که اومدم برای این سه تا </w:t>
        </w:r>
        <w:r>
          <w:rPr>
            <w:rFonts w:cs="2  Titr"/>
            <w:sz w:val="32"/>
            <w:szCs w:val="32"/>
            <w:lang w:bidi="fa-IR"/>
          </w:rPr>
          <w:t>input</w:t>
        </w:r>
        <w:r>
          <w:rPr>
            <w:rFonts w:cs="2  Titr" w:hint="cs"/>
            <w:sz w:val="32"/>
            <w:szCs w:val="32"/>
            <w:rtl/>
            <w:lang w:bidi="fa-IR"/>
          </w:rPr>
          <w:t xml:space="preserve">  استفاده کردم...</w:t>
        </w:r>
      </w:ins>
    </w:p>
    <w:p w14:paraId="60797236" w14:textId="41AE3822" w:rsidR="00DC267A" w:rsidRDefault="00E6490E">
      <w:pPr>
        <w:jc w:val="center"/>
        <w:rPr>
          <w:ins w:id="676" w:author="sina maarefi" w:date="2022-07-26T19:01:00Z"/>
          <w:rFonts w:cs="2  Titr"/>
          <w:sz w:val="32"/>
          <w:szCs w:val="32"/>
          <w:rtl/>
          <w:lang w:bidi="fa-IR"/>
        </w:rPr>
        <w:pPrChange w:id="677" w:author="sina maarefi" w:date="2022-07-26T19:01:00Z">
          <w:pPr/>
        </w:pPrChange>
      </w:pPr>
      <w:ins w:id="678" w:author="sina maarefi" w:date="2022-07-26T19:01:00Z">
        <w:r>
          <w:rPr>
            <w:noProof/>
          </w:rPr>
          <w:drawing>
            <wp:inline distT="0" distB="0" distL="0" distR="0" wp14:anchorId="6991D26D" wp14:editId="1A4293D0">
              <wp:extent cx="4067175" cy="17526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67175" cy="1752600"/>
                      </a:xfrm>
                      <a:prstGeom prst="rect">
                        <a:avLst/>
                      </a:prstGeom>
                    </pic:spPr>
                  </pic:pic>
                </a:graphicData>
              </a:graphic>
            </wp:inline>
          </w:drawing>
        </w:r>
      </w:ins>
    </w:p>
    <w:p w14:paraId="53AC4252" w14:textId="2B4DB0F1" w:rsidR="00E6490E" w:rsidRDefault="00E6490E" w:rsidP="00B013E9">
      <w:pPr>
        <w:rPr>
          <w:ins w:id="679" w:author="sina maarefi" w:date="2022-07-26T19:02:00Z"/>
          <w:rFonts w:cs="2  Titr"/>
          <w:sz w:val="32"/>
          <w:szCs w:val="32"/>
          <w:rtl/>
          <w:lang w:bidi="fa-IR"/>
        </w:rPr>
      </w:pPr>
      <w:ins w:id="680" w:author="sina maarefi" w:date="2022-07-26T19:01:00Z">
        <w:r>
          <w:rPr>
            <w:rFonts w:cs="2  Titr" w:hint="cs"/>
            <w:sz w:val="32"/>
            <w:szCs w:val="32"/>
            <w:rtl/>
            <w:lang w:bidi="fa-IR"/>
          </w:rPr>
          <w:t xml:space="preserve">یعنی این سه تا مثلا کوچیک </w:t>
        </w:r>
      </w:ins>
      <w:ins w:id="681" w:author="sina maarefi" w:date="2022-07-26T19:02:00Z">
        <w:r>
          <w:rPr>
            <w:rFonts w:cs="2  Titr" w:hint="cs"/>
            <w:sz w:val="32"/>
            <w:szCs w:val="32"/>
            <w:rtl/>
            <w:lang w:bidi="fa-IR"/>
          </w:rPr>
          <w:t>بشوند..در صورتی که چون یکم کد رو کثیف نوشتم..نمیتونستم نتیجه ی خیلی خوبی بگیرم..ولی اومدم از این استفاده کردم و عالی شد....</w:t>
        </w:r>
      </w:ins>
    </w:p>
    <w:p w14:paraId="5E89D029" w14:textId="13B30FBA" w:rsidR="00E6490E" w:rsidRDefault="001B6F0A" w:rsidP="00B013E9">
      <w:pPr>
        <w:rPr>
          <w:ins w:id="682" w:author="sina maarefi" w:date="2022-07-26T19:03:00Z"/>
          <w:rFonts w:cs="2  Titr"/>
          <w:sz w:val="32"/>
          <w:szCs w:val="32"/>
          <w:rtl/>
          <w:lang w:bidi="fa-IR"/>
        </w:rPr>
      </w:pPr>
      <w:ins w:id="683" w:author="sina maarefi" w:date="2022-07-26T19:02:00Z">
        <w:r>
          <w:rPr>
            <w:rFonts w:cs="2  Titr" w:hint="cs"/>
            <w:sz w:val="32"/>
            <w:szCs w:val="32"/>
            <w:rtl/>
            <w:lang w:bidi="fa-IR"/>
          </w:rPr>
          <w:t xml:space="preserve">همچنین میتونستیم از </w:t>
        </w:r>
        <w:r>
          <w:rPr>
            <w:rFonts w:cs="2  Titr"/>
            <w:sz w:val="32"/>
            <w:szCs w:val="32"/>
            <w:lang w:bidi="fa-IR"/>
          </w:rPr>
          <w:t>width</w:t>
        </w:r>
        <w:r>
          <w:rPr>
            <w:rFonts w:cs="2  Titr" w:hint="cs"/>
            <w:sz w:val="32"/>
            <w:szCs w:val="32"/>
            <w:rtl/>
            <w:lang w:bidi="fa-IR"/>
          </w:rPr>
          <w:t xml:space="preserve">  هم استفاده کنیم..البته نه به صورت درصد ...بلکه به صورت پیکسل....</w:t>
        </w:r>
      </w:ins>
    </w:p>
    <w:p w14:paraId="576F15DB" w14:textId="5C5E6549" w:rsidR="001B6F0A" w:rsidRDefault="001B6F0A" w:rsidP="00B013E9">
      <w:pPr>
        <w:rPr>
          <w:ins w:id="684" w:author="sina maarefi" w:date="2022-07-26T19:03:00Z"/>
          <w:rFonts w:cs="2  Titr"/>
          <w:sz w:val="32"/>
          <w:szCs w:val="32"/>
          <w:rtl/>
          <w:lang w:bidi="fa-IR"/>
        </w:rPr>
      </w:pPr>
      <w:ins w:id="685" w:author="sina maarefi" w:date="2022-07-26T19:03:00Z">
        <w:r>
          <w:rPr>
            <w:noProof/>
          </w:rPr>
          <w:drawing>
            <wp:inline distT="0" distB="0" distL="0" distR="0" wp14:anchorId="77C1C027" wp14:editId="5EF59DD7">
              <wp:extent cx="2400300" cy="3429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00300" cy="342900"/>
                      </a:xfrm>
                      <a:prstGeom prst="rect">
                        <a:avLst/>
                      </a:prstGeom>
                    </pic:spPr>
                  </pic:pic>
                </a:graphicData>
              </a:graphic>
            </wp:inline>
          </w:drawing>
        </w:r>
      </w:ins>
    </w:p>
    <w:p w14:paraId="2C609091" w14:textId="0F96C57F" w:rsidR="001B6F0A" w:rsidRDefault="001B6F0A" w:rsidP="00B013E9">
      <w:pPr>
        <w:rPr>
          <w:ins w:id="686" w:author="sina maarefi" w:date="2022-07-26T19:03:00Z"/>
          <w:rFonts w:cs="2  Titr"/>
          <w:sz w:val="32"/>
          <w:szCs w:val="32"/>
          <w:rtl/>
          <w:lang w:bidi="fa-IR"/>
        </w:rPr>
      </w:pPr>
    </w:p>
    <w:p w14:paraId="2623632B" w14:textId="4143CA23" w:rsidR="001B6F0A" w:rsidRDefault="001B6F0A" w:rsidP="00B013E9">
      <w:pPr>
        <w:rPr>
          <w:ins w:id="687" w:author="sina maarefi" w:date="2022-07-26T19:03:00Z"/>
          <w:rFonts w:cs="2  Titr"/>
          <w:sz w:val="32"/>
          <w:szCs w:val="32"/>
          <w:rtl/>
          <w:lang w:bidi="fa-IR"/>
        </w:rPr>
      </w:pPr>
      <w:ins w:id="688" w:author="sina maarefi" w:date="2022-07-26T19:03:00Z">
        <w:r>
          <w:rPr>
            <w:rFonts w:cs="2  Titr" w:hint="cs"/>
            <w:sz w:val="32"/>
            <w:szCs w:val="32"/>
            <w:rtl/>
            <w:lang w:bidi="fa-IR"/>
          </w:rPr>
          <w:t>نتیجش متوسط بود...یعنی یکم آشفتگی داشت..هر چند از درصد خیلی بهتر بود..</w:t>
        </w:r>
      </w:ins>
    </w:p>
    <w:p w14:paraId="60AE80B2" w14:textId="14D4D68E" w:rsidR="001B6F0A" w:rsidRDefault="002375D8" w:rsidP="00B013E9">
      <w:pPr>
        <w:rPr>
          <w:ins w:id="689" w:author="sina maarefi" w:date="2022-07-26T19:04:00Z"/>
          <w:rFonts w:cs="2  Titr"/>
          <w:sz w:val="32"/>
          <w:szCs w:val="32"/>
          <w:rtl/>
          <w:lang w:bidi="fa-IR"/>
        </w:rPr>
      </w:pPr>
      <w:ins w:id="690" w:author="sina maarefi" w:date="2022-07-26T19:03:00Z">
        <w:r>
          <w:rPr>
            <w:rFonts w:cs="2  Titr" w:hint="cs"/>
            <w:sz w:val="32"/>
            <w:szCs w:val="32"/>
            <w:rtl/>
            <w:lang w:bidi="fa-IR"/>
          </w:rPr>
          <w:t xml:space="preserve">یکم </w:t>
        </w:r>
        <w:r>
          <w:rPr>
            <w:rFonts w:cs="2  Titr"/>
            <w:sz w:val="32"/>
            <w:szCs w:val="32"/>
            <w:lang w:bidi="fa-IR"/>
          </w:rPr>
          <w:t>border-radius</w:t>
        </w:r>
        <w:r>
          <w:rPr>
            <w:rFonts w:cs="2  Titr" w:hint="cs"/>
            <w:sz w:val="32"/>
            <w:szCs w:val="32"/>
            <w:rtl/>
            <w:lang w:bidi="fa-IR"/>
          </w:rPr>
          <w:t xml:space="preserve">  باید بدم..رنگ نوشت</w:t>
        </w:r>
      </w:ins>
      <w:ins w:id="691" w:author="sina maarefi" w:date="2022-07-26T19:04:00Z">
        <w:r>
          <w:rPr>
            <w:rFonts w:cs="2  Titr" w:hint="cs"/>
            <w:sz w:val="32"/>
            <w:szCs w:val="32"/>
            <w:rtl/>
            <w:lang w:bidi="fa-IR"/>
          </w:rPr>
          <w:t>ش هم هنوز عالی نیست....</w:t>
        </w:r>
      </w:ins>
    </w:p>
    <w:p w14:paraId="4437C546" w14:textId="77777777" w:rsidR="002375D8" w:rsidRDefault="002375D8" w:rsidP="00B013E9">
      <w:pPr>
        <w:rPr>
          <w:ins w:id="692" w:author="sina maarefi" w:date="2022-07-26T19:01:00Z"/>
          <w:rFonts w:cs="2  Titr"/>
          <w:sz w:val="32"/>
          <w:szCs w:val="32"/>
          <w:rtl/>
          <w:lang w:bidi="fa-IR"/>
        </w:rPr>
      </w:pPr>
    </w:p>
    <w:p w14:paraId="3DC5FBA4" w14:textId="20CBC062" w:rsidR="00E6490E" w:rsidRDefault="005F560E" w:rsidP="00B013E9">
      <w:pPr>
        <w:rPr>
          <w:ins w:id="693" w:author="sina maarefi" w:date="2022-07-27T11:51:00Z"/>
          <w:rFonts w:cs="2  Titr"/>
          <w:sz w:val="32"/>
          <w:szCs w:val="32"/>
          <w:lang w:bidi="fa-IR"/>
        </w:rPr>
      </w:pPr>
      <w:ins w:id="694" w:author="sina maarefi" w:date="2022-07-27T11:51:00Z">
        <w:r>
          <w:rPr>
            <w:noProof/>
          </w:rPr>
          <w:lastRenderedPageBreak/>
          <w:drawing>
            <wp:inline distT="0" distB="0" distL="0" distR="0" wp14:anchorId="5231ED5C" wp14:editId="606BC0AE">
              <wp:extent cx="4086225" cy="16573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86225" cy="1657350"/>
                      </a:xfrm>
                      <a:prstGeom prst="rect">
                        <a:avLst/>
                      </a:prstGeom>
                    </pic:spPr>
                  </pic:pic>
                </a:graphicData>
              </a:graphic>
            </wp:inline>
          </w:drawing>
        </w:r>
      </w:ins>
    </w:p>
    <w:p w14:paraId="43A03C07" w14:textId="752BBCDE" w:rsidR="005F560E" w:rsidRDefault="005F560E" w:rsidP="00B013E9">
      <w:pPr>
        <w:rPr>
          <w:ins w:id="695" w:author="sina maarefi" w:date="2022-07-27T11:51:00Z"/>
          <w:rFonts w:cs="2  Titr"/>
          <w:sz w:val="32"/>
          <w:szCs w:val="32"/>
          <w:lang w:bidi="fa-IR"/>
        </w:rPr>
      </w:pPr>
    </w:p>
    <w:p w14:paraId="29F9992B" w14:textId="236CBD09" w:rsidR="005F560E" w:rsidRDefault="005F560E" w:rsidP="00B013E9">
      <w:pPr>
        <w:rPr>
          <w:ins w:id="696" w:author="sina maarefi" w:date="2022-07-27T11:51:00Z"/>
          <w:rFonts w:cs="2  Titr"/>
          <w:sz w:val="32"/>
          <w:szCs w:val="32"/>
          <w:rtl/>
          <w:lang w:bidi="fa-IR"/>
        </w:rPr>
      </w:pPr>
      <w:ins w:id="697" w:author="sina maarefi" w:date="2022-07-27T11:51:00Z">
        <w:r>
          <w:rPr>
            <w:rFonts w:cs="2  Titr" w:hint="cs"/>
            <w:sz w:val="32"/>
            <w:szCs w:val="32"/>
            <w:rtl/>
            <w:lang w:bidi="fa-IR"/>
          </w:rPr>
          <w:t xml:space="preserve">خوب یک فرمت اولیه ساختم ...که تقریبا اون چیزی که باید درست بشود ...البته این ها رو با کدهای </w:t>
        </w:r>
        <w:proofErr w:type="spellStart"/>
        <w:r>
          <w:rPr>
            <w:rFonts w:cs="2  Titr"/>
            <w:sz w:val="32"/>
            <w:szCs w:val="32"/>
            <w:lang w:bidi="fa-IR"/>
          </w:rPr>
          <w:t>css,html</w:t>
        </w:r>
        <w:proofErr w:type="spellEnd"/>
        <w:r>
          <w:rPr>
            <w:rFonts w:cs="2  Titr" w:hint="cs"/>
            <w:sz w:val="32"/>
            <w:szCs w:val="32"/>
            <w:rtl/>
            <w:lang w:bidi="fa-IR"/>
          </w:rPr>
          <w:t xml:space="preserve">  ساختم.که البته میخام با </w:t>
        </w:r>
        <w:r>
          <w:rPr>
            <w:rFonts w:cs="2  Titr"/>
            <w:sz w:val="32"/>
            <w:szCs w:val="32"/>
            <w:lang w:bidi="fa-IR"/>
          </w:rPr>
          <w:t>canvas</w:t>
        </w:r>
        <w:r>
          <w:rPr>
            <w:rFonts w:cs="2  Titr" w:hint="cs"/>
            <w:sz w:val="32"/>
            <w:szCs w:val="32"/>
            <w:rtl/>
            <w:lang w:bidi="fa-IR"/>
          </w:rPr>
          <w:t xml:space="preserve">  بسازم..</w:t>
        </w:r>
      </w:ins>
    </w:p>
    <w:p w14:paraId="1D9CBAC5" w14:textId="2719B568" w:rsidR="005F560E" w:rsidRDefault="00E00D03" w:rsidP="00B013E9">
      <w:pPr>
        <w:rPr>
          <w:ins w:id="698" w:author="sina maarefi" w:date="2022-07-27T11:52:00Z"/>
          <w:rFonts w:cs="2  Titr"/>
          <w:sz w:val="32"/>
          <w:szCs w:val="32"/>
          <w:rtl/>
          <w:lang w:bidi="fa-IR"/>
        </w:rPr>
      </w:pPr>
      <w:ins w:id="699" w:author="sina maarefi" w:date="2022-07-27T11:52:00Z">
        <w:r>
          <w:rPr>
            <w:rFonts w:cs="2  Titr" w:hint="cs"/>
            <w:sz w:val="32"/>
            <w:szCs w:val="32"/>
            <w:rtl/>
            <w:lang w:bidi="fa-IR"/>
          </w:rPr>
          <w:t>حالا فعلا این رو کامنت میکنم.....تا ببینم چی میشه..</w:t>
        </w:r>
      </w:ins>
    </w:p>
    <w:p w14:paraId="205118F2" w14:textId="3B41973A" w:rsidR="00E00D03" w:rsidRDefault="00E54FE1" w:rsidP="00B013E9">
      <w:pPr>
        <w:rPr>
          <w:ins w:id="700" w:author="sina maarefi" w:date="2022-07-27T12:15:00Z"/>
          <w:rFonts w:cs="2  Titr"/>
          <w:sz w:val="32"/>
          <w:szCs w:val="32"/>
          <w:rtl/>
          <w:lang w:bidi="fa-IR"/>
        </w:rPr>
      </w:pPr>
      <w:ins w:id="701" w:author="sina maarefi" w:date="2022-07-27T12:14:00Z">
        <w:r>
          <w:rPr>
            <w:rFonts w:cs="2  Titr" w:hint="cs"/>
            <w:sz w:val="32"/>
            <w:szCs w:val="32"/>
            <w:rtl/>
            <w:lang w:bidi="fa-IR"/>
          </w:rPr>
          <w:t xml:space="preserve">آقا یکم با </w:t>
        </w:r>
        <w:r>
          <w:rPr>
            <w:rFonts w:cs="2  Titr"/>
            <w:sz w:val="32"/>
            <w:szCs w:val="32"/>
            <w:lang w:bidi="fa-IR"/>
          </w:rPr>
          <w:t>canvas</w:t>
        </w:r>
        <w:r>
          <w:rPr>
            <w:rFonts w:cs="2  Titr" w:hint="cs"/>
            <w:sz w:val="32"/>
            <w:szCs w:val="32"/>
            <w:rtl/>
            <w:lang w:bidi="fa-IR"/>
          </w:rPr>
          <w:t xml:space="preserve">  به مشکل برخوردم میخام به صورت عادی و بدون </w:t>
        </w:r>
      </w:ins>
      <w:ins w:id="702" w:author="sina maarefi" w:date="2022-07-27T12:15:00Z">
        <w:r>
          <w:rPr>
            <w:rFonts w:cs="2  Titr"/>
            <w:sz w:val="32"/>
            <w:szCs w:val="32"/>
            <w:lang w:bidi="fa-IR"/>
          </w:rPr>
          <w:t>canvas</w:t>
        </w:r>
        <w:r>
          <w:rPr>
            <w:rFonts w:cs="2  Titr" w:hint="cs"/>
            <w:sz w:val="32"/>
            <w:szCs w:val="32"/>
            <w:rtl/>
            <w:lang w:bidi="fa-IR"/>
          </w:rPr>
          <w:t xml:space="preserve">  رسم کنم.....</w:t>
        </w:r>
      </w:ins>
    </w:p>
    <w:p w14:paraId="5E53721F" w14:textId="7E460001" w:rsidR="00E54FE1" w:rsidRDefault="00F965D1" w:rsidP="00B013E9">
      <w:pPr>
        <w:rPr>
          <w:ins w:id="703" w:author="sina maarefi" w:date="2022-07-27T12:32:00Z"/>
          <w:rFonts w:cs="2  Titr"/>
          <w:sz w:val="32"/>
          <w:szCs w:val="32"/>
          <w:lang w:bidi="fa-IR"/>
        </w:rPr>
      </w:pPr>
      <w:ins w:id="704" w:author="sina maarefi" w:date="2022-07-27T12:32:00Z">
        <w:r>
          <w:rPr>
            <w:noProof/>
          </w:rPr>
          <w:drawing>
            <wp:inline distT="0" distB="0" distL="0" distR="0" wp14:anchorId="1C176594" wp14:editId="56C371C2">
              <wp:extent cx="5731510" cy="1325880"/>
              <wp:effectExtent l="0" t="0" r="254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325880"/>
                      </a:xfrm>
                      <a:prstGeom prst="rect">
                        <a:avLst/>
                      </a:prstGeom>
                    </pic:spPr>
                  </pic:pic>
                </a:graphicData>
              </a:graphic>
            </wp:inline>
          </w:drawing>
        </w:r>
      </w:ins>
    </w:p>
    <w:p w14:paraId="5E7B2118" w14:textId="7A2BFBAB" w:rsidR="00F965D1" w:rsidRDefault="00F965D1" w:rsidP="00B013E9">
      <w:pPr>
        <w:rPr>
          <w:ins w:id="705" w:author="sina maarefi" w:date="2022-07-27T12:32:00Z"/>
          <w:rFonts w:cs="2  Titr"/>
          <w:sz w:val="32"/>
          <w:szCs w:val="32"/>
          <w:lang w:bidi="fa-IR"/>
        </w:rPr>
      </w:pPr>
    </w:p>
    <w:p w14:paraId="0462BD1F" w14:textId="21280243" w:rsidR="00F965D1" w:rsidRDefault="00F965D1" w:rsidP="00B013E9">
      <w:pPr>
        <w:rPr>
          <w:ins w:id="706" w:author="sina maarefi" w:date="2022-07-27T12:32:00Z"/>
          <w:rFonts w:cs="2  Titr"/>
          <w:sz w:val="32"/>
          <w:szCs w:val="32"/>
          <w:rtl/>
          <w:lang w:bidi="fa-IR"/>
        </w:rPr>
      </w:pPr>
      <w:ins w:id="707" w:author="sina maarefi" w:date="2022-07-27T12:32:00Z">
        <w:r>
          <w:rPr>
            <w:rFonts w:cs="2  Titr" w:hint="cs"/>
            <w:sz w:val="32"/>
            <w:szCs w:val="32"/>
            <w:rtl/>
            <w:lang w:bidi="fa-IR"/>
          </w:rPr>
          <w:t>خوب اولین کاری که کردم همین تولید اعداد تصادفی بود....نکات بسیار جالبی بهش برخوردم..</w:t>
        </w:r>
      </w:ins>
    </w:p>
    <w:p w14:paraId="16EB9378" w14:textId="3EF518B9" w:rsidR="00F965D1" w:rsidRDefault="00F20D77" w:rsidP="00B013E9">
      <w:pPr>
        <w:rPr>
          <w:ins w:id="708" w:author="sina maarefi" w:date="2022-07-27T12:33:00Z"/>
          <w:rFonts w:cs="2  Titr"/>
          <w:sz w:val="32"/>
          <w:szCs w:val="32"/>
          <w:rtl/>
          <w:lang w:bidi="fa-IR"/>
        </w:rPr>
      </w:pPr>
      <w:ins w:id="709" w:author="sina maarefi" w:date="2022-07-27T12:33:00Z">
        <w:r>
          <w:rPr>
            <w:rFonts w:cs="2  Titr" w:hint="cs"/>
            <w:sz w:val="32"/>
            <w:szCs w:val="32"/>
            <w:rtl/>
            <w:lang w:bidi="fa-IR"/>
          </w:rPr>
          <w:t>خوب من این کد رو نوشتم....</w:t>
        </w:r>
      </w:ins>
    </w:p>
    <w:p w14:paraId="5BC24C8B" w14:textId="6683BCF2" w:rsidR="00F20D77" w:rsidRDefault="00F20D77" w:rsidP="00B013E9">
      <w:pPr>
        <w:rPr>
          <w:ins w:id="710" w:author="sina maarefi" w:date="2022-07-27T12:33:00Z"/>
          <w:rFonts w:cs="2  Titr"/>
          <w:sz w:val="32"/>
          <w:szCs w:val="32"/>
          <w:rtl/>
          <w:lang w:bidi="fa-IR"/>
        </w:rPr>
      </w:pPr>
      <w:ins w:id="711" w:author="sina maarefi" w:date="2022-07-27T12:33:00Z">
        <w:r>
          <w:rPr>
            <w:noProof/>
          </w:rPr>
          <w:lastRenderedPageBreak/>
          <mc:AlternateContent>
            <mc:Choice Requires="wps">
              <w:drawing>
                <wp:anchor distT="0" distB="0" distL="114300" distR="114300" simplePos="0" relativeHeight="251665408" behindDoc="0" locked="0" layoutInCell="1" allowOverlap="1" wp14:anchorId="66F47CC8" wp14:editId="39EE5996">
                  <wp:simplePos x="0" y="0"/>
                  <wp:positionH relativeFrom="column">
                    <wp:posOffset>533400</wp:posOffset>
                  </wp:positionH>
                  <wp:positionV relativeFrom="paragraph">
                    <wp:posOffset>676275</wp:posOffset>
                  </wp:positionV>
                  <wp:extent cx="5162550" cy="228600"/>
                  <wp:effectExtent l="19050" t="19050" r="19050" b="19050"/>
                  <wp:wrapNone/>
                  <wp:docPr id="104" name="Rectangle 104"/>
                  <wp:cNvGraphicFramePr/>
                  <a:graphic xmlns:a="http://schemas.openxmlformats.org/drawingml/2006/main">
                    <a:graphicData uri="http://schemas.microsoft.com/office/word/2010/wordprocessingShape">
                      <wps:wsp>
                        <wps:cNvSpPr/>
                        <wps:spPr>
                          <a:xfrm>
                            <a:off x="0" y="0"/>
                            <a:ext cx="5162550" cy="228600"/>
                          </a:xfrm>
                          <a:prstGeom prst="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2F38FDD" id="Rectangle 104" o:spid="_x0000_s1026" style="position:absolute;left:0;text-align:left;margin-left:42pt;margin-top:53.25pt;width:406.5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" filled="f" strokecolor="#4472c4 [3204]" strokeweight="2.25pt"/>
              </w:pict>
            </mc:Fallback>
          </mc:AlternateContent>
        </w:r>
        <w:r>
          <w:rPr>
            <w:noProof/>
          </w:rPr>
          <w:drawing>
            <wp:inline distT="0" distB="0" distL="0" distR="0" wp14:anchorId="177D6820" wp14:editId="2201663E">
              <wp:extent cx="5731510" cy="1325880"/>
              <wp:effectExtent l="0" t="0" r="254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325880"/>
                      </a:xfrm>
                      <a:prstGeom prst="rect">
                        <a:avLst/>
                      </a:prstGeom>
                    </pic:spPr>
                  </pic:pic>
                </a:graphicData>
              </a:graphic>
            </wp:inline>
          </w:drawing>
        </w:r>
      </w:ins>
    </w:p>
    <w:p w14:paraId="21BF1751" w14:textId="21EAFA69" w:rsidR="00F20D77" w:rsidRDefault="00F20D77" w:rsidP="00B013E9">
      <w:pPr>
        <w:rPr>
          <w:ins w:id="712" w:author="sina maarefi" w:date="2022-07-27T12:33:00Z"/>
          <w:rFonts w:cs="2  Titr"/>
          <w:sz w:val="32"/>
          <w:szCs w:val="32"/>
          <w:rtl/>
          <w:lang w:bidi="fa-IR"/>
        </w:rPr>
      </w:pPr>
    </w:p>
    <w:p w14:paraId="4E955FBE" w14:textId="60AF888C" w:rsidR="00F20D77" w:rsidRDefault="00F20D77" w:rsidP="00B013E9">
      <w:pPr>
        <w:rPr>
          <w:ins w:id="713" w:author="sina maarefi" w:date="2022-07-27T12:34:00Z"/>
          <w:rFonts w:cs="2  Titr"/>
          <w:sz w:val="32"/>
          <w:szCs w:val="32"/>
          <w:rtl/>
          <w:lang w:bidi="fa-IR"/>
        </w:rPr>
      </w:pPr>
      <w:ins w:id="714" w:author="sina maarefi" w:date="2022-07-27T12:33:00Z">
        <w:r>
          <w:rPr>
            <w:rFonts w:cs="2  Titr" w:hint="cs"/>
            <w:sz w:val="32"/>
            <w:szCs w:val="32"/>
            <w:rtl/>
            <w:lang w:bidi="fa-IR"/>
          </w:rPr>
          <w:t xml:space="preserve">هر چی آقا کد رو میزدیم..اجرا نمیشد......یعنی همش پیام میداد </w:t>
        </w:r>
        <w:r>
          <w:rPr>
            <w:rFonts w:cs="2  Titr"/>
            <w:sz w:val="32"/>
            <w:szCs w:val="32"/>
            <w:lang w:bidi="fa-IR"/>
          </w:rPr>
          <w:t>undefined</w:t>
        </w:r>
        <w:r>
          <w:rPr>
            <w:rFonts w:cs="2  Titr" w:hint="cs"/>
            <w:sz w:val="32"/>
            <w:szCs w:val="32"/>
            <w:rtl/>
            <w:lang w:bidi="fa-IR"/>
          </w:rPr>
          <w:t xml:space="preserve">  ...یعنی آرایه رو میساخت..اما </w:t>
        </w:r>
      </w:ins>
      <w:ins w:id="715" w:author="sina maarefi" w:date="2022-07-27T12:34:00Z">
        <w:r>
          <w:rPr>
            <w:rFonts w:cs="2  Titr" w:hint="cs"/>
            <w:sz w:val="32"/>
            <w:szCs w:val="32"/>
            <w:rtl/>
            <w:lang w:bidi="fa-IR"/>
          </w:rPr>
          <w:t xml:space="preserve">تمام اعضای آرایه </w:t>
        </w:r>
        <w:r>
          <w:rPr>
            <w:rFonts w:cs="2  Titr"/>
            <w:sz w:val="32"/>
            <w:szCs w:val="32"/>
            <w:lang w:bidi="fa-IR"/>
          </w:rPr>
          <w:t>undefined</w:t>
        </w:r>
        <w:r>
          <w:rPr>
            <w:rFonts w:cs="2  Titr" w:hint="cs"/>
            <w:sz w:val="32"/>
            <w:szCs w:val="32"/>
            <w:rtl/>
            <w:lang w:bidi="fa-IR"/>
          </w:rPr>
          <w:t xml:space="preserve">  بودند....</w:t>
        </w:r>
      </w:ins>
    </w:p>
    <w:p w14:paraId="491645FD" w14:textId="36339364" w:rsidR="00F20D77" w:rsidRDefault="00F20D77" w:rsidP="00B013E9">
      <w:pPr>
        <w:rPr>
          <w:ins w:id="716" w:author="sina maarefi" w:date="2022-07-27T12:34:00Z"/>
          <w:rFonts w:cs="2  Titr"/>
          <w:sz w:val="32"/>
          <w:szCs w:val="32"/>
          <w:rtl/>
          <w:lang w:bidi="fa-IR"/>
        </w:rPr>
      </w:pPr>
      <w:ins w:id="717" w:author="sina maarefi" w:date="2022-07-27T12:34:00Z">
        <w:r>
          <w:rPr>
            <w:rFonts w:cs="2  Titr" w:hint="cs"/>
            <w:sz w:val="32"/>
            <w:szCs w:val="32"/>
            <w:rtl/>
            <w:lang w:bidi="fa-IR"/>
          </w:rPr>
          <w:t xml:space="preserve">ما هم گیچ ..چرا بابا...البته اینجا از تب </w:t>
        </w:r>
        <w:r>
          <w:rPr>
            <w:rFonts w:cs="2  Titr"/>
            <w:sz w:val="32"/>
            <w:szCs w:val="32"/>
            <w:lang w:bidi="fa-IR"/>
          </w:rPr>
          <w:t>console</w:t>
        </w:r>
        <w:r>
          <w:rPr>
            <w:rFonts w:cs="2  Titr" w:hint="cs"/>
            <w:sz w:val="32"/>
            <w:szCs w:val="32"/>
            <w:rtl/>
            <w:lang w:bidi="fa-IR"/>
          </w:rPr>
          <w:t xml:space="preserve">  خیلی استفاده کردم و خیلی بهم کمک کرد....و هر دفعه یک موردی رو چک میکردم..</w:t>
        </w:r>
      </w:ins>
    </w:p>
    <w:p w14:paraId="73AA3CA4" w14:textId="4AEBB5E7" w:rsidR="00F20D77" w:rsidRDefault="00F20D77" w:rsidP="00B013E9">
      <w:pPr>
        <w:rPr>
          <w:ins w:id="718" w:author="sina maarefi" w:date="2022-07-27T12:34:00Z"/>
          <w:rFonts w:cs="2  Titr"/>
          <w:sz w:val="32"/>
          <w:szCs w:val="32"/>
          <w:rtl/>
          <w:lang w:bidi="fa-IR"/>
        </w:rPr>
      </w:pPr>
      <w:ins w:id="719" w:author="sina maarefi" w:date="2022-07-27T12:34:00Z">
        <w:r>
          <w:rPr>
            <w:rFonts w:cs="2  Titr" w:hint="cs"/>
            <w:sz w:val="32"/>
            <w:szCs w:val="32"/>
            <w:rtl/>
            <w:lang w:bidi="fa-IR"/>
          </w:rPr>
          <w:t>تا اینکه فهمیدم مشکل کار این قسمت اینه که:</w:t>
        </w:r>
      </w:ins>
    </w:p>
    <w:p w14:paraId="4FAE2DF7" w14:textId="6DE0219D" w:rsidR="00F20D77" w:rsidRDefault="00F20D77" w:rsidP="00B013E9">
      <w:pPr>
        <w:rPr>
          <w:ins w:id="720" w:author="sina maarefi" w:date="2022-07-27T12:34:00Z"/>
          <w:rFonts w:cs="2  Titr"/>
          <w:sz w:val="32"/>
          <w:szCs w:val="32"/>
          <w:rtl/>
          <w:lang w:bidi="fa-IR"/>
        </w:rPr>
      </w:pPr>
      <w:ins w:id="721" w:author="sina maarefi" w:date="2022-07-27T12:35:00Z">
        <w:r>
          <w:rPr>
            <w:noProof/>
          </w:rPr>
          <mc:AlternateContent>
            <mc:Choice Requires="wps">
              <w:drawing>
                <wp:anchor distT="0" distB="0" distL="114300" distR="114300" simplePos="0" relativeHeight="251666432" behindDoc="0" locked="0" layoutInCell="1" allowOverlap="1" wp14:anchorId="4A767A0C" wp14:editId="6B6900C6">
                  <wp:simplePos x="0" y="0"/>
                  <wp:positionH relativeFrom="column">
                    <wp:posOffset>3019425</wp:posOffset>
                  </wp:positionH>
                  <wp:positionV relativeFrom="paragraph">
                    <wp:posOffset>610235</wp:posOffset>
                  </wp:positionV>
                  <wp:extent cx="1047750" cy="323850"/>
                  <wp:effectExtent l="19050" t="19050" r="19050" b="19050"/>
                  <wp:wrapNone/>
                  <wp:docPr id="106" name="Oval 106"/>
                  <wp:cNvGraphicFramePr/>
                  <a:graphic xmlns:a="http://schemas.openxmlformats.org/drawingml/2006/main">
                    <a:graphicData uri="http://schemas.microsoft.com/office/word/2010/wordprocessingShape">
                      <wps:wsp>
                        <wps:cNvSpPr/>
                        <wps:spPr>
                          <a:xfrm>
                            <a:off x="0" y="0"/>
                            <a:ext cx="1047750" cy="323850"/>
                          </a:xfrm>
                          <a:prstGeom prst="ellipse">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3AE697E" id="Oval 106" o:spid="_x0000_s1026" style="position:absolute;left:0;text-align:left;margin-left:237.75pt;margin-top:48.05pt;width:82.5pt;height:2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" filled="f" strokecolor="#4472c4 [3204]" strokeweight="2.25pt">
                  <v:stroke joinstyle="miter"/>
                </v:oval>
              </w:pict>
            </mc:Fallback>
          </mc:AlternateContent>
        </w:r>
      </w:ins>
      <w:ins w:id="722" w:author="sina maarefi" w:date="2022-07-27T12:34:00Z">
        <w:r>
          <w:rPr>
            <w:noProof/>
          </w:rPr>
          <w:drawing>
            <wp:inline distT="0" distB="0" distL="0" distR="0" wp14:anchorId="2DF24DB7" wp14:editId="6B732BC6">
              <wp:extent cx="5731510" cy="1325880"/>
              <wp:effectExtent l="0" t="0" r="254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325880"/>
                      </a:xfrm>
                      <a:prstGeom prst="rect">
                        <a:avLst/>
                      </a:prstGeom>
                    </pic:spPr>
                  </pic:pic>
                </a:graphicData>
              </a:graphic>
            </wp:inline>
          </w:drawing>
        </w:r>
      </w:ins>
    </w:p>
    <w:p w14:paraId="0EABFC9C" w14:textId="39BB5430" w:rsidR="00F20D77" w:rsidRDefault="00F20D77" w:rsidP="00B013E9">
      <w:pPr>
        <w:rPr>
          <w:ins w:id="723" w:author="sina maarefi" w:date="2022-07-27T12:35:00Z"/>
          <w:rFonts w:cs="2  Titr"/>
          <w:sz w:val="32"/>
          <w:szCs w:val="32"/>
          <w:rtl/>
          <w:lang w:bidi="fa-IR"/>
        </w:rPr>
      </w:pPr>
      <w:ins w:id="724" w:author="sina maarefi" w:date="2022-07-27T12:35:00Z">
        <w:r>
          <w:rPr>
            <w:rFonts w:cs="2  Titr" w:hint="cs"/>
            <w:sz w:val="32"/>
            <w:szCs w:val="32"/>
            <w:rtl/>
            <w:lang w:bidi="fa-IR"/>
          </w:rPr>
          <w:t xml:space="preserve">این پرانتز </w:t>
        </w:r>
        <w:proofErr w:type="spellStart"/>
        <w:r>
          <w:rPr>
            <w:rFonts w:cs="2  Titr"/>
            <w:sz w:val="32"/>
            <w:szCs w:val="32"/>
            <w:lang w:bidi="fa-IR"/>
          </w:rPr>
          <w:t>math.random</w:t>
        </w:r>
        <w:proofErr w:type="spellEnd"/>
        <w:r>
          <w:rPr>
            <w:rFonts w:cs="2  Titr" w:hint="cs"/>
            <w:sz w:val="32"/>
            <w:szCs w:val="32"/>
            <w:rtl/>
            <w:lang w:bidi="fa-IR"/>
          </w:rPr>
          <w:t xml:space="preserve">  رو نگذاشته بودم.....چون بعضی از پراپرتی ها و متودهای کتابخانه </w:t>
        </w:r>
        <w:r>
          <w:rPr>
            <w:rFonts w:cs="2  Titr"/>
            <w:sz w:val="32"/>
            <w:szCs w:val="32"/>
            <w:lang w:bidi="fa-IR"/>
          </w:rPr>
          <w:t>random</w:t>
        </w:r>
        <w:r>
          <w:rPr>
            <w:rFonts w:cs="2  Titr" w:hint="cs"/>
            <w:sz w:val="32"/>
            <w:szCs w:val="32"/>
            <w:rtl/>
            <w:lang w:bidi="fa-IR"/>
          </w:rPr>
          <w:t xml:space="preserve">  باید پرانتز داشته باشند..الان </w:t>
        </w:r>
        <w:proofErr w:type="spellStart"/>
        <w:r>
          <w:rPr>
            <w:rFonts w:cs="2  Titr"/>
            <w:sz w:val="32"/>
            <w:szCs w:val="32"/>
            <w:lang w:bidi="fa-IR"/>
          </w:rPr>
          <w:t>math.floor</w:t>
        </w:r>
        <w:proofErr w:type="spellEnd"/>
        <w:r>
          <w:rPr>
            <w:rFonts w:cs="2  Titr" w:hint="cs"/>
            <w:sz w:val="32"/>
            <w:szCs w:val="32"/>
            <w:rtl/>
            <w:lang w:bidi="fa-IR"/>
          </w:rPr>
          <w:t xml:space="preserve">  هم داخل پرانتز است.....</w:t>
        </w:r>
      </w:ins>
    </w:p>
    <w:p w14:paraId="629989CE" w14:textId="67D8B3B2" w:rsidR="00F20D77" w:rsidRDefault="00F20D77" w:rsidP="00B013E9">
      <w:pPr>
        <w:rPr>
          <w:ins w:id="725" w:author="sina maarefi" w:date="2022-07-27T12:36:00Z"/>
          <w:rFonts w:cs="2  Titr"/>
          <w:sz w:val="32"/>
          <w:szCs w:val="32"/>
          <w:rtl/>
          <w:lang w:bidi="fa-IR"/>
        </w:rPr>
      </w:pPr>
      <w:ins w:id="726" w:author="sina maarefi" w:date="2022-07-27T12:35:00Z">
        <w:r>
          <w:rPr>
            <w:rFonts w:cs="2  Titr" w:hint="cs"/>
            <w:sz w:val="32"/>
            <w:szCs w:val="32"/>
            <w:rtl/>
            <w:lang w:bidi="fa-IR"/>
          </w:rPr>
          <w:t>بعد من یک گیجی عجیبی داشت</w:t>
        </w:r>
      </w:ins>
      <w:ins w:id="727" w:author="sina maarefi" w:date="2022-07-27T12:36:00Z">
        <w:r>
          <w:rPr>
            <w:rFonts w:cs="2  Titr" w:hint="cs"/>
            <w:sz w:val="32"/>
            <w:szCs w:val="32"/>
            <w:rtl/>
            <w:lang w:bidi="fa-IR"/>
          </w:rPr>
          <w:t>م:</w:t>
        </w:r>
      </w:ins>
    </w:p>
    <w:p w14:paraId="7F729DD5" w14:textId="25CF8BA2" w:rsidR="00F20D77" w:rsidRDefault="00F20D77" w:rsidP="00B013E9">
      <w:pPr>
        <w:rPr>
          <w:ins w:id="728" w:author="sina maarefi" w:date="2022-07-27T12:36:00Z"/>
          <w:rFonts w:cs="2  Titr"/>
          <w:sz w:val="32"/>
          <w:szCs w:val="32"/>
          <w:rtl/>
          <w:lang w:bidi="fa-IR"/>
        </w:rPr>
      </w:pPr>
      <w:ins w:id="729" w:author="sina maarefi" w:date="2022-07-27T12:36:00Z">
        <w:r>
          <w:rPr>
            <w:noProof/>
          </w:rPr>
          <mc:AlternateContent>
            <mc:Choice Requires="wps">
              <w:drawing>
                <wp:anchor distT="0" distB="0" distL="114300" distR="114300" simplePos="0" relativeHeight="251667456" behindDoc="0" locked="0" layoutInCell="1" allowOverlap="1" wp14:anchorId="262C9846" wp14:editId="1C745513">
                  <wp:simplePos x="0" y="0"/>
                  <wp:positionH relativeFrom="column">
                    <wp:posOffset>276225</wp:posOffset>
                  </wp:positionH>
                  <wp:positionV relativeFrom="paragraph">
                    <wp:posOffset>405765</wp:posOffset>
                  </wp:positionV>
                  <wp:extent cx="5391150" cy="781050"/>
                  <wp:effectExtent l="0" t="0" r="19050" b="19050"/>
                  <wp:wrapNone/>
                  <wp:docPr id="108" name="Rectangle 108"/>
                  <wp:cNvGraphicFramePr/>
                  <a:graphic xmlns:a="http://schemas.openxmlformats.org/drawingml/2006/main">
                    <a:graphicData uri="http://schemas.microsoft.com/office/word/2010/wordprocessingShape">
                      <wps:wsp>
                        <wps:cNvSpPr/>
                        <wps:spPr>
                          <a:xfrm>
                            <a:off x="0" y="0"/>
                            <a:ext cx="5391150" cy="78105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0982A71" id="Rectangle 108" o:spid="_x0000_s1026" style="position:absolute;left:0;text-align:left;margin-left:21.75pt;margin-top:31.95pt;width:424.5pt;height:6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" filled="f" strokecolor="#4472c4 [3204]" strokeweight="1.5pt"/>
              </w:pict>
            </mc:Fallback>
          </mc:AlternateContent>
        </w:r>
        <w:r>
          <w:rPr>
            <w:noProof/>
          </w:rPr>
          <w:drawing>
            <wp:inline distT="0" distB="0" distL="0" distR="0" wp14:anchorId="21FD21E4" wp14:editId="4B62AF46">
              <wp:extent cx="5731510" cy="1325880"/>
              <wp:effectExtent l="0" t="0" r="254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325880"/>
                      </a:xfrm>
                      <a:prstGeom prst="rect">
                        <a:avLst/>
                      </a:prstGeom>
                    </pic:spPr>
                  </pic:pic>
                </a:graphicData>
              </a:graphic>
            </wp:inline>
          </w:drawing>
        </w:r>
      </w:ins>
    </w:p>
    <w:p w14:paraId="14F2F3A9" w14:textId="6361F0EB" w:rsidR="00F20D77" w:rsidRDefault="00F20D77" w:rsidP="00B013E9">
      <w:pPr>
        <w:rPr>
          <w:ins w:id="730" w:author="sina maarefi" w:date="2022-07-27T12:37:00Z"/>
          <w:rFonts w:cs="2  Titr"/>
          <w:sz w:val="32"/>
          <w:szCs w:val="32"/>
          <w:rtl/>
          <w:lang w:bidi="fa-IR"/>
        </w:rPr>
      </w:pPr>
      <w:ins w:id="731" w:author="sina maarefi" w:date="2022-07-27T12:36:00Z">
        <w:r>
          <w:rPr>
            <w:rFonts w:cs="2  Titr" w:hint="cs"/>
            <w:sz w:val="32"/>
            <w:szCs w:val="32"/>
            <w:rtl/>
            <w:lang w:bidi="fa-IR"/>
          </w:rPr>
          <w:lastRenderedPageBreak/>
          <w:t xml:space="preserve">مونده بودم که آیا این حلقه ی </w:t>
        </w:r>
        <w:r>
          <w:rPr>
            <w:rFonts w:cs="2  Titr"/>
            <w:sz w:val="32"/>
            <w:szCs w:val="32"/>
            <w:lang w:bidi="fa-IR"/>
          </w:rPr>
          <w:t>for</w:t>
        </w:r>
        <w:r>
          <w:rPr>
            <w:rFonts w:cs="2  Titr" w:hint="cs"/>
            <w:sz w:val="32"/>
            <w:szCs w:val="32"/>
            <w:rtl/>
            <w:lang w:bidi="fa-IR"/>
          </w:rPr>
          <w:t xml:space="preserve">  رو باید حتما داخل تابع بنویسیم یا میتوان بیرون آن هم نوشت....اول داخل تابع نوشتم..ولی بعد فهمیدم که </w:t>
        </w:r>
        <w:r>
          <w:rPr>
            <w:rFonts w:cs="2  Titr"/>
            <w:sz w:val="32"/>
            <w:szCs w:val="32"/>
            <w:lang w:bidi="fa-IR"/>
          </w:rPr>
          <w:t>for</w:t>
        </w:r>
        <w:r>
          <w:rPr>
            <w:rFonts w:cs="2  Titr" w:hint="cs"/>
            <w:sz w:val="32"/>
            <w:szCs w:val="32"/>
            <w:rtl/>
            <w:lang w:bidi="fa-IR"/>
          </w:rPr>
          <w:t xml:space="preserve">  بدون تابع هم اجرا میشود و دستور شم</w:t>
        </w:r>
      </w:ins>
      <w:ins w:id="732" w:author="sina maarefi" w:date="2022-07-27T12:37:00Z">
        <w:r>
          <w:rPr>
            <w:rFonts w:cs="2  Titr" w:hint="cs"/>
            <w:sz w:val="32"/>
            <w:szCs w:val="32"/>
            <w:rtl/>
            <w:lang w:bidi="fa-IR"/>
          </w:rPr>
          <w:t xml:space="preserve">ا رو اجرا میکند...حالا شاید عجیب باشه چرا بدون وجود تابع </w:t>
        </w:r>
        <w:r>
          <w:rPr>
            <w:rFonts w:cs="2  Titr"/>
            <w:sz w:val="32"/>
            <w:szCs w:val="32"/>
            <w:lang w:bidi="fa-IR"/>
          </w:rPr>
          <w:t>for</w:t>
        </w:r>
        <w:r>
          <w:rPr>
            <w:rFonts w:cs="2  Titr" w:hint="cs"/>
            <w:sz w:val="32"/>
            <w:szCs w:val="32"/>
            <w:rtl/>
            <w:lang w:bidi="fa-IR"/>
          </w:rPr>
          <w:t xml:space="preserve">  کار میکند...</w:t>
        </w:r>
      </w:ins>
    </w:p>
    <w:p w14:paraId="3F645CA2" w14:textId="255A444D" w:rsidR="00F20D77" w:rsidRDefault="00382ED1" w:rsidP="00B013E9">
      <w:pPr>
        <w:rPr>
          <w:ins w:id="733" w:author="sina maarefi" w:date="2022-07-27T12:37:00Z"/>
          <w:rFonts w:cs="2  Titr"/>
          <w:sz w:val="32"/>
          <w:szCs w:val="32"/>
          <w:rtl/>
          <w:lang w:bidi="fa-IR"/>
        </w:rPr>
      </w:pPr>
      <w:ins w:id="734" w:author="sina maarefi" w:date="2022-07-27T12:37:00Z">
        <w:r>
          <w:rPr>
            <w:rFonts w:cs="2  Titr" w:hint="cs"/>
            <w:sz w:val="32"/>
            <w:szCs w:val="32"/>
            <w:rtl/>
            <w:lang w:bidi="fa-IR"/>
          </w:rPr>
          <w:t xml:space="preserve">نگاه کن اصلا تابع داخل </w:t>
        </w:r>
        <w:r>
          <w:rPr>
            <w:rFonts w:cs="2  Titr"/>
            <w:sz w:val="32"/>
            <w:szCs w:val="32"/>
            <w:lang w:bidi="fa-IR"/>
          </w:rPr>
          <w:t>for</w:t>
        </w:r>
        <w:r>
          <w:rPr>
            <w:rFonts w:cs="2  Titr" w:hint="cs"/>
            <w:sz w:val="32"/>
            <w:szCs w:val="32"/>
            <w:rtl/>
            <w:lang w:bidi="fa-IR"/>
          </w:rPr>
          <w:t xml:space="preserve">  رو بیاریم بیرون از </w:t>
        </w:r>
        <w:r>
          <w:rPr>
            <w:rFonts w:cs="2  Titr"/>
            <w:sz w:val="32"/>
            <w:szCs w:val="32"/>
            <w:lang w:bidi="fa-IR"/>
          </w:rPr>
          <w:t>for</w:t>
        </w:r>
        <w:r>
          <w:rPr>
            <w:rFonts w:cs="2  Titr" w:hint="cs"/>
            <w:sz w:val="32"/>
            <w:szCs w:val="32"/>
            <w:rtl/>
            <w:lang w:bidi="fa-IR"/>
          </w:rPr>
          <w:t xml:space="preserve"> :</w:t>
        </w:r>
      </w:ins>
    </w:p>
    <w:p w14:paraId="12FAFA71" w14:textId="3FA2FF4E" w:rsidR="00382ED1" w:rsidRDefault="00F87294" w:rsidP="00B013E9">
      <w:pPr>
        <w:rPr>
          <w:ins w:id="735" w:author="sina maarefi" w:date="2022-07-27T12:38:00Z"/>
          <w:rFonts w:cs="2  Titr"/>
          <w:sz w:val="32"/>
          <w:szCs w:val="32"/>
          <w:rtl/>
          <w:lang w:bidi="fa-IR"/>
        </w:rPr>
      </w:pPr>
      <w:ins w:id="736" w:author="sina maarefi" w:date="2022-07-27T12:38:00Z">
        <w:r>
          <w:rPr>
            <w:noProof/>
          </w:rPr>
          <w:drawing>
            <wp:inline distT="0" distB="0" distL="0" distR="0" wp14:anchorId="1A18338F" wp14:editId="63A19243">
              <wp:extent cx="5731510" cy="531495"/>
              <wp:effectExtent l="0" t="0" r="254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531495"/>
                      </a:xfrm>
                      <a:prstGeom prst="rect">
                        <a:avLst/>
                      </a:prstGeom>
                    </pic:spPr>
                  </pic:pic>
                </a:graphicData>
              </a:graphic>
            </wp:inline>
          </w:drawing>
        </w:r>
      </w:ins>
    </w:p>
    <w:p w14:paraId="6B291C3D" w14:textId="7A864242" w:rsidR="00F87294" w:rsidRDefault="00F87294" w:rsidP="00B013E9">
      <w:pPr>
        <w:rPr>
          <w:ins w:id="737" w:author="sina maarefi" w:date="2022-07-27T12:38:00Z"/>
          <w:rFonts w:cs="2  Titr"/>
          <w:sz w:val="32"/>
          <w:szCs w:val="32"/>
          <w:rtl/>
          <w:lang w:bidi="fa-IR"/>
        </w:rPr>
      </w:pPr>
    </w:p>
    <w:p w14:paraId="4E4AC622" w14:textId="3B2A17DC" w:rsidR="00F87294" w:rsidRDefault="00F87294" w:rsidP="00F87294">
      <w:pPr>
        <w:rPr>
          <w:ins w:id="738" w:author="sina maarefi" w:date="2022-07-27T12:38:00Z"/>
          <w:rFonts w:cs="2  Titr"/>
          <w:sz w:val="32"/>
          <w:szCs w:val="32"/>
          <w:rtl/>
          <w:lang w:bidi="fa-IR"/>
        </w:rPr>
      </w:pPr>
      <w:ins w:id="739" w:author="sina maarefi" w:date="2022-07-27T12:38:00Z">
        <w:r>
          <w:rPr>
            <w:rFonts w:cs="2  Titr" w:hint="cs"/>
            <w:sz w:val="32"/>
            <w:szCs w:val="32"/>
            <w:rtl/>
            <w:lang w:bidi="fa-IR"/>
          </w:rPr>
          <w:t xml:space="preserve">نگاه کنید در هر صورت این عملیات یک بار انجام شود و مقدار متغیر </w:t>
        </w:r>
        <w:proofErr w:type="spellStart"/>
        <w:r>
          <w:rPr>
            <w:rFonts w:cs="2  Titr"/>
            <w:sz w:val="32"/>
            <w:szCs w:val="32"/>
            <w:lang w:bidi="fa-IR"/>
          </w:rPr>
          <w:t>emptyarray</w:t>
        </w:r>
        <w:proofErr w:type="spellEnd"/>
        <w:r>
          <w:rPr>
            <w:rFonts w:cs="2  Titr" w:hint="cs"/>
            <w:sz w:val="32"/>
            <w:szCs w:val="32"/>
            <w:rtl/>
            <w:lang w:bidi="fa-IR"/>
          </w:rPr>
          <w:t xml:space="preserve">  تغییر میکند..و تنها کاری که </w:t>
        </w:r>
        <w:r>
          <w:rPr>
            <w:rFonts w:cs="2  Titr"/>
            <w:sz w:val="32"/>
            <w:szCs w:val="32"/>
            <w:lang w:bidi="fa-IR"/>
          </w:rPr>
          <w:t>for</w:t>
        </w:r>
        <w:r>
          <w:rPr>
            <w:rFonts w:cs="2  Titr" w:hint="cs"/>
            <w:sz w:val="32"/>
            <w:szCs w:val="32"/>
            <w:rtl/>
            <w:lang w:bidi="fa-IR"/>
          </w:rPr>
          <w:t xml:space="preserve">  میکند این است که این عملیات رو 5 بار انجام میدهد...</w:t>
        </w:r>
      </w:ins>
    </w:p>
    <w:p w14:paraId="58E23839" w14:textId="70333CF0" w:rsidR="00F87294" w:rsidRDefault="00F87294" w:rsidP="00F87294">
      <w:pPr>
        <w:rPr>
          <w:ins w:id="740" w:author="sina maarefi" w:date="2022-07-27T12:39:00Z"/>
          <w:rFonts w:cs="2  Titr"/>
          <w:sz w:val="32"/>
          <w:szCs w:val="32"/>
          <w:rtl/>
          <w:lang w:bidi="fa-IR"/>
        </w:rPr>
      </w:pPr>
      <w:ins w:id="741" w:author="sina maarefi" w:date="2022-07-27T12:38:00Z">
        <w:r>
          <w:rPr>
            <w:rFonts w:cs="2  Titr" w:hint="cs"/>
            <w:sz w:val="32"/>
            <w:szCs w:val="32"/>
            <w:rtl/>
            <w:lang w:bidi="fa-IR"/>
          </w:rPr>
          <w:t>اما وقتی میذاز</w:t>
        </w:r>
      </w:ins>
      <w:ins w:id="742" w:author="sina maarefi" w:date="2022-07-27T12:39:00Z">
        <w:r>
          <w:rPr>
            <w:rFonts w:cs="2  Titr" w:hint="cs"/>
            <w:sz w:val="32"/>
            <w:szCs w:val="32"/>
            <w:rtl/>
            <w:lang w:bidi="fa-IR"/>
          </w:rPr>
          <w:t>ریش تو تابع باید تابع رو صدا بزنی تا این عملیات انجام بشه....</w:t>
        </w:r>
      </w:ins>
    </w:p>
    <w:p w14:paraId="78B5AAF6" w14:textId="289BBE9F" w:rsidR="00F87294" w:rsidRDefault="00F87294" w:rsidP="00F87294">
      <w:pPr>
        <w:rPr>
          <w:ins w:id="743" w:author="sina maarefi" w:date="2022-07-27T12:36:00Z"/>
          <w:rFonts w:cs="2  Titr" w:hint="cs"/>
          <w:sz w:val="32"/>
          <w:szCs w:val="32"/>
          <w:rtl/>
          <w:lang w:bidi="fa-IR"/>
        </w:rPr>
      </w:pPr>
      <w:ins w:id="744" w:author="sina maarefi" w:date="2022-07-27T12:39:00Z">
        <w:r>
          <w:rPr>
            <w:rFonts w:cs="2  Titr" w:hint="cs"/>
            <w:sz w:val="32"/>
            <w:szCs w:val="32"/>
            <w:rtl/>
            <w:lang w:bidi="fa-IR"/>
          </w:rPr>
          <w:t xml:space="preserve">ولی خوب یک خوبی که گذاشتن داخل تابع دارد..این است که هر دفعه تابع رو صدا بزنی عملیات یکبار دیگر اجرا میشود..و یک عدد تصادفی دیگر درست میکند...اما در حالت </w:t>
        </w:r>
        <w:r>
          <w:rPr>
            <w:rFonts w:cs="2  Titr"/>
            <w:sz w:val="32"/>
            <w:szCs w:val="32"/>
            <w:lang w:bidi="fa-IR"/>
          </w:rPr>
          <w:t>for</w:t>
        </w:r>
        <w:r>
          <w:rPr>
            <w:rFonts w:cs="2  Titr" w:hint="cs"/>
            <w:sz w:val="32"/>
            <w:szCs w:val="32"/>
            <w:rtl/>
            <w:lang w:bidi="fa-IR"/>
          </w:rPr>
          <w:t xml:space="preserve"> تنها  فقط یکبار این عملیات انجام میپذیرد..</w:t>
        </w:r>
      </w:ins>
    </w:p>
    <w:p w14:paraId="01571E70" w14:textId="0773296D" w:rsidR="00F20D77" w:rsidRDefault="00F87294" w:rsidP="00B013E9">
      <w:pPr>
        <w:rPr>
          <w:ins w:id="745" w:author="sina maarefi" w:date="2022-07-27T12:41:00Z"/>
          <w:rFonts w:cs="2  Titr"/>
          <w:sz w:val="32"/>
          <w:szCs w:val="32"/>
          <w:rtl/>
          <w:lang w:bidi="fa-IR"/>
        </w:rPr>
      </w:pPr>
      <w:ins w:id="746" w:author="sina maarefi" w:date="2022-07-27T12:40:00Z">
        <w:r>
          <w:rPr>
            <w:rFonts w:cs="2  Titr" w:hint="cs"/>
            <w:sz w:val="32"/>
            <w:szCs w:val="32"/>
            <w:rtl/>
            <w:lang w:bidi="fa-IR"/>
          </w:rPr>
          <w:t xml:space="preserve">ها یک بحثی </w:t>
        </w:r>
      </w:ins>
      <w:ins w:id="747" w:author="sina maarefi" w:date="2022-07-27T12:41:00Z">
        <w:r>
          <w:rPr>
            <w:rFonts w:cs="2  Titr" w:hint="cs"/>
            <w:sz w:val="32"/>
            <w:szCs w:val="32"/>
            <w:rtl/>
            <w:lang w:bidi="fa-IR"/>
          </w:rPr>
          <w:t>دیگر هم هست این است که من این اعداد رو به صورت استرینگ نوشتم ولی میتونستم بدون استرینگ هم بنویسیم...جواب هم داد..ولی نظر خودم اینه که با استرینگ بنویسیم..</w:t>
        </w:r>
      </w:ins>
    </w:p>
    <w:p w14:paraId="6808F32B" w14:textId="29C7B598" w:rsidR="00F87294" w:rsidRDefault="00812A59" w:rsidP="00B013E9">
      <w:pPr>
        <w:rPr>
          <w:ins w:id="748" w:author="sina maarefi" w:date="2022-07-27T13:06:00Z"/>
          <w:rFonts w:cs="2  Titr"/>
          <w:sz w:val="32"/>
          <w:szCs w:val="32"/>
          <w:rtl/>
          <w:lang w:bidi="fa-IR"/>
        </w:rPr>
      </w:pPr>
      <w:ins w:id="749" w:author="sina maarefi" w:date="2022-07-27T13:05:00Z">
        <w:r>
          <w:rPr>
            <w:rFonts w:cs="2  Titr" w:hint="cs"/>
            <w:sz w:val="32"/>
            <w:szCs w:val="32"/>
            <w:rtl/>
            <w:lang w:bidi="fa-IR"/>
          </w:rPr>
          <w:t xml:space="preserve">خوب آقا باز ما </w:t>
        </w:r>
      </w:ins>
      <w:ins w:id="750" w:author="sina maarefi" w:date="2022-07-27T13:06:00Z">
        <w:r>
          <w:rPr>
            <w:rFonts w:cs="2  Titr" w:hint="cs"/>
            <w:sz w:val="32"/>
            <w:szCs w:val="32"/>
            <w:rtl/>
            <w:lang w:bidi="fa-IR"/>
          </w:rPr>
          <w:t>به یک مشکلی برخوردیم..دو ساعت وقت ما تلف شد..داشتیم داریم به گای مغیزی میرفتیم.....</w:t>
        </w:r>
      </w:ins>
    </w:p>
    <w:p w14:paraId="6D8E5B9D" w14:textId="5058DDFF" w:rsidR="00812A59" w:rsidRDefault="00812A59" w:rsidP="00B013E9">
      <w:pPr>
        <w:rPr>
          <w:ins w:id="751" w:author="sina maarefi" w:date="2022-07-27T13:06:00Z"/>
          <w:rFonts w:cs="2  Titr"/>
          <w:sz w:val="32"/>
          <w:szCs w:val="32"/>
          <w:rtl/>
          <w:lang w:bidi="fa-IR"/>
        </w:rPr>
      </w:pPr>
    </w:p>
    <w:p w14:paraId="7C494D1C" w14:textId="4B30940C" w:rsidR="00812A59" w:rsidRDefault="00812A59" w:rsidP="00B013E9">
      <w:pPr>
        <w:rPr>
          <w:ins w:id="752" w:author="sina maarefi" w:date="2022-07-27T13:06:00Z"/>
          <w:rFonts w:cs="2  Titr"/>
          <w:sz w:val="32"/>
          <w:szCs w:val="32"/>
          <w:rtl/>
          <w:lang w:bidi="fa-IR"/>
        </w:rPr>
      </w:pPr>
      <w:ins w:id="753" w:author="sina maarefi" w:date="2022-07-27T13:06:00Z">
        <w:r>
          <w:rPr>
            <w:noProof/>
          </w:rPr>
          <w:lastRenderedPageBreak/>
          <w:drawing>
            <wp:inline distT="0" distB="0" distL="0" distR="0" wp14:anchorId="10564A37" wp14:editId="5969D2DB">
              <wp:extent cx="5162550" cy="10382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62550" cy="1038225"/>
                      </a:xfrm>
                      <a:prstGeom prst="rect">
                        <a:avLst/>
                      </a:prstGeom>
                    </pic:spPr>
                  </pic:pic>
                </a:graphicData>
              </a:graphic>
            </wp:inline>
          </w:drawing>
        </w:r>
      </w:ins>
    </w:p>
    <w:p w14:paraId="21AC609C" w14:textId="371C9189" w:rsidR="00812A59" w:rsidRDefault="00812A59" w:rsidP="00B013E9">
      <w:pPr>
        <w:rPr>
          <w:ins w:id="754" w:author="sina maarefi" w:date="2022-07-27T13:06:00Z"/>
          <w:rFonts w:cs="2  Titr"/>
          <w:sz w:val="32"/>
          <w:szCs w:val="32"/>
          <w:rtl/>
          <w:lang w:bidi="fa-IR"/>
        </w:rPr>
      </w:pPr>
    </w:p>
    <w:p w14:paraId="5E080C49" w14:textId="210EB957" w:rsidR="00812A59" w:rsidRDefault="00812A59" w:rsidP="00B013E9">
      <w:pPr>
        <w:rPr>
          <w:ins w:id="755" w:author="sina maarefi" w:date="2022-07-27T13:07:00Z"/>
          <w:rFonts w:cs="2  Titr"/>
          <w:sz w:val="32"/>
          <w:szCs w:val="32"/>
          <w:rtl/>
          <w:lang w:bidi="fa-IR"/>
        </w:rPr>
      </w:pPr>
      <w:ins w:id="756" w:author="sina maarefi" w:date="2022-07-27T13:06:00Z">
        <w:r>
          <w:rPr>
            <w:rFonts w:cs="2  Titr" w:hint="cs"/>
            <w:sz w:val="32"/>
            <w:szCs w:val="32"/>
            <w:rtl/>
            <w:lang w:bidi="fa-IR"/>
          </w:rPr>
          <w:t xml:space="preserve">آقا ما اومدیم این کد رو نوشتیم که اون کاراکتر رو بسازه....و بعد اومدیم از </w:t>
        </w:r>
        <w:r>
          <w:rPr>
            <w:rFonts w:cs="2  Titr"/>
            <w:sz w:val="32"/>
            <w:szCs w:val="32"/>
            <w:lang w:bidi="fa-IR"/>
          </w:rPr>
          <w:t>INNERHTML</w:t>
        </w:r>
        <w:r>
          <w:rPr>
            <w:rFonts w:cs="2  Titr" w:hint="cs"/>
            <w:sz w:val="32"/>
            <w:szCs w:val="32"/>
            <w:rtl/>
            <w:lang w:bidi="fa-IR"/>
          </w:rPr>
          <w:t xml:space="preserve">  استفاده کردیم</w:t>
        </w:r>
      </w:ins>
      <w:ins w:id="757" w:author="sina maarefi" w:date="2022-07-27T13:07:00Z">
        <w:r>
          <w:rPr>
            <w:rFonts w:cs="2  Titr" w:hint="cs"/>
            <w:sz w:val="32"/>
            <w:szCs w:val="32"/>
            <w:rtl/>
            <w:lang w:bidi="fa-IR"/>
          </w:rPr>
          <w:t>..هی نوشتیم آقا مگه این مقدار تغییر میکرد..</w:t>
        </w:r>
      </w:ins>
    </w:p>
    <w:p w14:paraId="4CE8F59A" w14:textId="5F49298C" w:rsidR="00812A59" w:rsidRDefault="00812A59" w:rsidP="00B013E9">
      <w:pPr>
        <w:rPr>
          <w:ins w:id="758" w:author="sina maarefi" w:date="2022-07-27T13:07:00Z"/>
          <w:rFonts w:cs="2  Titr"/>
          <w:sz w:val="32"/>
          <w:szCs w:val="32"/>
          <w:rtl/>
          <w:lang w:bidi="fa-IR"/>
        </w:rPr>
      </w:pPr>
      <w:ins w:id="759" w:author="sina maarefi" w:date="2022-07-27T13:07:00Z">
        <w:r>
          <w:rPr>
            <w:rFonts w:cs="2  Titr" w:hint="cs"/>
            <w:sz w:val="32"/>
            <w:szCs w:val="32"/>
            <w:rtl/>
            <w:lang w:bidi="fa-IR"/>
          </w:rPr>
          <w:t>اول فک کردم مشکل از این است که باید به صورت زیر بنویسیم:</w:t>
        </w:r>
      </w:ins>
    </w:p>
    <w:p w14:paraId="14CBD965" w14:textId="75E5269B" w:rsidR="00812A59" w:rsidRDefault="000834DE" w:rsidP="00B013E9">
      <w:pPr>
        <w:rPr>
          <w:ins w:id="760" w:author="sina maarefi" w:date="2022-07-27T13:07:00Z"/>
          <w:rFonts w:cs="2  Titr"/>
          <w:sz w:val="32"/>
          <w:szCs w:val="32"/>
          <w:lang w:bidi="fa-IR"/>
        </w:rPr>
      </w:pPr>
      <w:ins w:id="761" w:author="sina maarefi" w:date="2022-07-27T13:07:00Z">
        <w:r>
          <w:rPr>
            <w:noProof/>
          </w:rPr>
          <w:drawing>
            <wp:inline distT="0" distB="0" distL="0" distR="0" wp14:anchorId="45A32822" wp14:editId="6A8FB7A0">
              <wp:extent cx="5731510" cy="47815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78155"/>
                      </a:xfrm>
                      <a:prstGeom prst="rect">
                        <a:avLst/>
                      </a:prstGeom>
                    </pic:spPr>
                  </pic:pic>
                </a:graphicData>
              </a:graphic>
            </wp:inline>
          </w:drawing>
        </w:r>
      </w:ins>
    </w:p>
    <w:p w14:paraId="73070B6E" w14:textId="50B3065A" w:rsidR="000834DE" w:rsidRDefault="000834DE" w:rsidP="00B013E9">
      <w:pPr>
        <w:rPr>
          <w:ins w:id="762" w:author="sina maarefi" w:date="2022-07-27T13:07:00Z"/>
          <w:rFonts w:cs="2  Titr"/>
          <w:sz w:val="32"/>
          <w:szCs w:val="32"/>
          <w:lang w:bidi="fa-IR"/>
        </w:rPr>
      </w:pPr>
    </w:p>
    <w:p w14:paraId="7F077E9D" w14:textId="2090391A" w:rsidR="000834DE" w:rsidRDefault="000834DE" w:rsidP="00B013E9">
      <w:pPr>
        <w:rPr>
          <w:ins w:id="763" w:author="sina maarefi" w:date="2022-07-27T13:08:00Z"/>
          <w:rFonts w:cs="2  Titr"/>
          <w:sz w:val="32"/>
          <w:szCs w:val="32"/>
          <w:rtl/>
          <w:lang w:bidi="fa-IR"/>
        </w:rPr>
      </w:pPr>
      <w:ins w:id="764" w:author="sina maarefi" w:date="2022-07-27T13:08:00Z">
        <w:r>
          <w:rPr>
            <w:rFonts w:cs="2  Titr" w:hint="cs"/>
            <w:sz w:val="32"/>
            <w:szCs w:val="32"/>
            <w:rtl/>
            <w:lang w:bidi="fa-IR"/>
          </w:rPr>
          <w:t>در صورتی که این کار هیچ دلیلی ندارد..کلا میدونی استفاده از دلار چه حالت هایی باید صورت پذیرد:</w:t>
        </w:r>
      </w:ins>
    </w:p>
    <w:p w14:paraId="57EB65E6" w14:textId="763F0EE3" w:rsidR="000834DE" w:rsidRDefault="000834DE" w:rsidP="00B013E9">
      <w:pPr>
        <w:rPr>
          <w:ins w:id="765" w:author="sina maarefi" w:date="2022-07-27T13:09:00Z"/>
          <w:rFonts w:cs="2  Titr"/>
          <w:sz w:val="32"/>
          <w:szCs w:val="32"/>
          <w:rtl/>
          <w:lang w:bidi="fa-IR"/>
        </w:rPr>
      </w:pPr>
      <w:ins w:id="766" w:author="sina maarefi" w:date="2022-07-27T13:08:00Z">
        <w:r>
          <w:rPr>
            <w:rFonts w:cs="2  Titr" w:hint="cs"/>
            <w:sz w:val="32"/>
            <w:szCs w:val="32"/>
            <w:rtl/>
            <w:lang w:bidi="fa-IR"/>
          </w:rPr>
          <w:t>یکی اینکه زمان هایی که آقا شما یک نوشته ی استرینگ داری،بعد میخای مثلا یک متغیر که اون هم استرینگ است ا</w:t>
        </w:r>
      </w:ins>
      <w:ins w:id="767" w:author="sina maarefi" w:date="2022-07-27T13:09:00Z">
        <w:r>
          <w:rPr>
            <w:rFonts w:cs="2  Titr" w:hint="cs"/>
            <w:sz w:val="32"/>
            <w:szCs w:val="32"/>
            <w:rtl/>
            <w:lang w:bidi="fa-IR"/>
          </w:rPr>
          <w:t xml:space="preserve">ما اگر اون متغیر رو داخل </w:t>
        </w:r>
        <w:r>
          <w:rPr>
            <w:rFonts w:cs="2  Titr"/>
            <w:sz w:val="32"/>
            <w:szCs w:val="32"/>
            <w:lang w:bidi="fa-IR"/>
          </w:rPr>
          <w:t>"</w:t>
        </w:r>
        <w:r>
          <w:rPr>
            <w:rFonts w:cs="2  Titr" w:hint="cs"/>
            <w:sz w:val="32"/>
            <w:szCs w:val="32"/>
            <w:rtl/>
            <w:lang w:bidi="fa-IR"/>
          </w:rPr>
          <w:t xml:space="preserve">  بنویسی ..دیگه متغیر نیست...کاربرش این می باشد...</w:t>
        </w:r>
      </w:ins>
    </w:p>
    <w:p w14:paraId="6C2B1EF0" w14:textId="7371AF3A" w:rsidR="000834DE" w:rsidRDefault="000834DE" w:rsidP="00B013E9">
      <w:pPr>
        <w:rPr>
          <w:ins w:id="768" w:author="sina maarefi" w:date="2022-07-27T13:09:00Z"/>
          <w:rFonts w:cs="2  Titr"/>
          <w:sz w:val="32"/>
          <w:szCs w:val="32"/>
          <w:rtl/>
          <w:lang w:bidi="fa-IR"/>
        </w:rPr>
      </w:pPr>
      <w:ins w:id="769" w:author="sina maarefi" w:date="2022-07-27T13:09:00Z">
        <w:r>
          <w:rPr>
            <w:rFonts w:cs="2  Titr" w:hint="cs"/>
            <w:sz w:val="32"/>
            <w:szCs w:val="32"/>
            <w:rtl/>
            <w:lang w:bidi="fa-IR"/>
          </w:rPr>
          <w:t>اینجا که خود خروجی یک استرینگ می باشد ..نیازی به این کار نیست...</w:t>
        </w:r>
      </w:ins>
    </w:p>
    <w:p w14:paraId="6B5C4C10" w14:textId="0D554EE1" w:rsidR="000834DE" w:rsidRDefault="000834DE" w:rsidP="00B013E9">
      <w:pPr>
        <w:rPr>
          <w:ins w:id="770" w:author="sina maarefi" w:date="2022-07-27T13:09:00Z"/>
          <w:rFonts w:cs="2  Titr"/>
          <w:sz w:val="32"/>
          <w:szCs w:val="32"/>
          <w:rtl/>
          <w:lang w:bidi="fa-IR"/>
        </w:rPr>
      </w:pPr>
      <w:ins w:id="771" w:author="sina maarefi" w:date="2022-07-27T13:09:00Z">
        <w:r>
          <w:rPr>
            <w:noProof/>
          </w:rPr>
          <w:drawing>
            <wp:inline distT="0" distB="0" distL="0" distR="0" wp14:anchorId="04B8309E" wp14:editId="5F5AFD48">
              <wp:extent cx="5731510" cy="583565"/>
              <wp:effectExtent l="0" t="0" r="254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83565"/>
                      </a:xfrm>
                      <a:prstGeom prst="rect">
                        <a:avLst/>
                      </a:prstGeom>
                    </pic:spPr>
                  </pic:pic>
                </a:graphicData>
              </a:graphic>
            </wp:inline>
          </w:drawing>
        </w:r>
      </w:ins>
    </w:p>
    <w:p w14:paraId="1CBFB587" w14:textId="3FED5EF2" w:rsidR="000834DE" w:rsidRDefault="000834DE" w:rsidP="00B013E9">
      <w:pPr>
        <w:rPr>
          <w:ins w:id="772" w:author="sina maarefi" w:date="2022-07-27T13:09:00Z"/>
          <w:rFonts w:cs="2  Titr"/>
          <w:sz w:val="32"/>
          <w:szCs w:val="32"/>
          <w:rtl/>
          <w:lang w:bidi="fa-IR"/>
        </w:rPr>
      </w:pPr>
    </w:p>
    <w:p w14:paraId="1060415C" w14:textId="0A37BABC" w:rsidR="000834DE" w:rsidRDefault="000834DE" w:rsidP="00B013E9">
      <w:pPr>
        <w:rPr>
          <w:ins w:id="773" w:author="sina maarefi" w:date="2022-07-27T13:10:00Z"/>
          <w:rFonts w:cs="2  Titr"/>
          <w:sz w:val="32"/>
          <w:szCs w:val="32"/>
          <w:rtl/>
          <w:lang w:bidi="fa-IR"/>
        </w:rPr>
      </w:pPr>
      <w:ins w:id="774" w:author="sina maarefi" w:date="2022-07-27T13:09:00Z">
        <w:r>
          <w:rPr>
            <w:rFonts w:cs="2  Titr" w:hint="cs"/>
            <w:sz w:val="32"/>
            <w:szCs w:val="32"/>
            <w:rtl/>
            <w:lang w:bidi="fa-IR"/>
          </w:rPr>
          <w:t xml:space="preserve">مشکل اینجا بود که </w:t>
        </w:r>
        <w:r>
          <w:rPr>
            <w:rFonts w:cs="2  Titr"/>
            <w:sz w:val="32"/>
            <w:szCs w:val="32"/>
            <w:lang w:bidi="fa-IR"/>
          </w:rPr>
          <w:t>INNERHTML</w:t>
        </w:r>
        <w:r>
          <w:rPr>
            <w:rFonts w:cs="2  Titr" w:hint="cs"/>
            <w:sz w:val="32"/>
            <w:szCs w:val="32"/>
            <w:rtl/>
            <w:lang w:bidi="fa-IR"/>
          </w:rPr>
          <w:t xml:space="preserve">  قسمت</w:t>
        </w:r>
      </w:ins>
      <w:ins w:id="775" w:author="sina maarefi" w:date="2022-07-27T13:10:00Z">
        <w:r>
          <w:rPr>
            <w:rFonts w:cs="2  Titr" w:hint="cs"/>
            <w:sz w:val="32"/>
            <w:szCs w:val="32"/>
            <w:rtl/>
            <w:lang w:bidi="fa-IR"/>
          </w:rPr>
          <w:t xml:space="preserve"> دوم رو باید به صورت بزرگ مینوشتیم...همشو نه فقط حرف اولش..گاییده شدیم به خدا.....</w:t>
        </w:r>
      </w:ins>
    </w:p>
    <w:p w14:paraId="1703858E" w14:textId="76FAB089" w:rsidR="000834DE" w:rsidRDefault="000834DE" w:rsidP="00B013E9">
      <w:pPr>
        <w:rPr>
          <w:ins w:id="776" w:author="sina maarefi" w:date="2022-07-27T13:11:00Z"/>
          <w:rFonts w:cs="2  Titr"/>
          <w:sz w:val="32"/>
          <w:szCs w:val="32"/>
          <w:rtl/>
          <w:lang w:bidi="fa-IR"/>
        </w:rPr>
      </w:pPr>
      <w:ins w:id="777" w:author="sina maarefi" w:date="2022-07-27T13:10:00Z">
        <w:r>
          <w:rPr>
            <w:rFonts w:cs="2  Titr" w:hint="cs"/>
            <w:sz w:val="32"/>
            <w:szCs w:val="32"/>
            <w:rtl/>
            <w:lang w:bidi="fa-IR"/>
          </w:rPr>
          <w:lastRenderedPageBreak/>
          <w:t xml:space="preserve">من تو قسمت الگوزیتم این کار نوشتم که باید به فکر این باشیم که </w:t>
        </w:r>
      </w:ins>
      <w:ins w:id="778" w:author="sina maarefi" w:date="2022-07-27T13:11:00Z">
        <w:r>
          <w:rPr>
            <w:rFonts w:cs="2  Titr" w:hint="cs"/>
            <w:sz w:val="32"/>
            <w:szCs w:val="32"/>
            <w:rtl/>
            <w:lang w:bidi="fa-IR"/>
          </w:rPr>
          <w:t xml:space="preserve">هر موقع کاربر صفحه رو رفرش کرد....هم کد عوض بشه...بعد الان فهمیدم اصلا نیازی به این کار نیست..میدونی به چه علتی..نگاه کنید شما هر وقت رفرش میکنید ....یکبار کد </w:t>
        </w:r>
        <w:r>
          <w:rPr>
            <w:rFonts w:cs="2  Titr"/>
            <w:sz w:val="32"/>
            <w:szCs w:val="32"/>
            <w:lang w:bidi="fa-IR"/>
          </w:rPr>
          <w:t>JS</w:t>
        </w:r>
        <w:r>
          <w:rPr>
            <w:rFonts w:cs="2  Titr" w:hint="cs"/>
            <w:sz w:val="32"/>
            <w:szCs w:val="32"/>
            <w:rtl/>
            <w:lang w:bidi="fa-IR"/>
          </w:rPr>
          <w:t xml:space="preserve">  دوباره اجرا میشود...به خاطر همین هر دفعه باز اعداد </w:t>
        </w:r>
        <w:r>
          <w:rPr>
            <w:rFonts w:cs="2  Titr"/>
            <w:sz w:val="32"/>
            <w:szCs w:val="32"/>
            <w:lang w:bidi="fa-IR"/>
          </w:rPr>
          <w:t>CAPTCHA</w:t>
        </w:r>
        <w:r>
          <w:rPr>
            <w:rFonts w:cs="2  Titr" w:hint="cs"/>
            <w:sz w:val="32"/>
            <w:szCs w:val="32"/>
            <w:rtl/>
            <w:lang w:bidi="fa-IR"/>
          </w:rPr>
          <w:t xml:space="preserve">  تغییر میکند..</w:t>
        </w:r>
      </w:ins>
    </w:p>
    <w:p w14:paraId="0A536877" w14:textId="24280557" w:rsidR="000834DE" w:rsidRDefault="00152210" w:rsidP="00B013E9">
      <w:pPr>
        <w:rPr>
          <w:ins w:id="779" w:author="sina maarefi" w:date="2022-07-27T13:15:00Z"/>
          <w:rFonts w:cs="2  Titr"/>
          <w:sz w:val="32"/>
          <w:szCs w:val="32"/>
          <w:rtl/>
          <w:lang w:bidi="fa-IR"/>
        </w:rPr>
      </w:pPr>
      <w:ins w:id="780" w:author="sina maarefi" w:date="2022-07-27T13:15:00Z">
        <w:r>
          <w:rPr>
            <w:rFonts w:cs="2  Titr" w:hint="cs"/>
            <w:sz w:val="32"/>
            <w:szCs w:val="32"/>
            <w:rtl/>
            <w:lang w:bidi="fa-IR"/>
          </w:rPr>
          <w:t>خوب یک مشکلی خوردم با سلکتورهای جاواسکریپت بعد به یک عبارت جالبی رسیدم:</w:t>
        </w:r>
      </w:ins>
    </w:p>
    <w:p w14:paraId="2E618DB5" w14:textId="2D8DC463" w:rsidR="00152210" w:rsidRDefault="0062640B" w:rsidP="0062640B">
      <w:pPr>
        <w:jc w:val="center"/>
        <w:rPr>
          <w:ins w:id="781" w:author="sina maarefi" w:date="2022-07-27T13:15:00Z"/>
          <w:rFonts w:cs="2  Titr"/>
          <w:sz w:val="32"/>
          <w:szCs w:val="32"/>
          <w:rtl/>
          <w:lang w:bidi="fa-IR"/>
        </w:rPr>
        <w:pPrChange w:id="782" w:author="sina maarefi" w:date="2022-07-27T13:15:00Z">
          <w:pPr/>
        </w:pPrChange>
      </w:pPr>
      <w:ins w:id="783" w:author="sina maarefi" w:date="2022-07-27T13:15:00Z">
        <w:r>
          <w:rPr>
            <w:noProof/>
          </w:rPr>
          <w:drawing>
            <wp:inline distT="0" distB="0" distL="0" distR="0" wp14:anchorId="34CCB632" wp14:editId="2C7675A1">
              <wp:extent cx="3933825" cy="5715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33825" cy="571500"/>
                      </a:xfrm>
                      <a:prstGeom prst="rect">
                        <a:avLst/>
                      </a:prstGeom>
                    </pic:spPr>
                  </pic:pic>
                </a:graphicData>
              </a:graphic>
            </wp:inline>
          </w:drawing>
        </w:r>
      </w:ins>
    </w:p>
    <w:p w14:paraId="32B3E06F" w14:textId="27AE35E6" w:rsidR="0062640B" w:rsidRDefault="0062640B" w:rsidP="00B013E9">
      <w:pPr>
        <w:rPr>
          <w:ins w:id="784" w:author="sina maarefi" w:date="2022-07-27T13:15:00Z"/>
          <w:rFonts w:cs="2  Titr"/>
          <w:sz w:val="32"/>
          <w:szCs w:val="32"/>
          <w:rtl/>
          <w:lang w:bidi="fa-IR"/>
        </w:rPr>
      </w:pPr>
      <w:ins w:id="785" w:author="sina maarefi" w:date="2022-07-27T13:15:00Z">
        <w:r>
          <w:rPr>
            <w:rFonts w:cs="2  Titr" w:hint="cs"/>
            <w:sz w:val="32"/>
            <w:szCs w:val="32"/>
            <w:rtl/>
            <w:lang w:bidi="fa-IR"/>
          </w:rPr>
          <w:t>خیلی جالب بود...</w:t>
        </w:r>
      </w:ins>
    </w:p>
    <w:p w14:paraId="615689A0" w14:textId="61C5D47D" w:rsidR="0062640B" w:rsidRDefault="00822928" w:rsidP="00B013E9">
      <w:pPr>
        <w:rPr>
          <w:ins w:id="786" w:author="sina maarefi" w:date="2022-07-27T16:59:00Z"/>
          <w:rFonts w:cs="2  Titr"/>
          <w:sz w:val="32"/>
          <w:szCs w:val="32"/>
          <w:lang w:bidi="fa-IR"/>
        </w:rPr>
      </w:pPr>
      <w:ins w:id="787" w:author="sina maarefi" w:date="2022-07-27T16:59:00Z">
        <w:r>
          <w:rPr>
            <w:noProof/>
          </w:rPr>
          <w:drawing>
            <wp:inline distT="0" distB="0" distL="0" distR="0" wp14:anchorId="09A48BEB" wp14:editId="7D889C2C">
              <wp:extent cx="5731510" cy="929005"/>
              <wp:effectExtent l="0" t="0" r="254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929005"/>
                      </a:xfrm>
                      <a:prstGeom prst="rect">
                        <a:avLst/>
                      </a:prstGeom>
                    </pic:spPr>
                  </pic:pic>
                </a:graphicData>
              </a:graphic>
            </wp:inline>
          </w:drawing>
        </w:r>
      </w:ins>
    </w:p>
    <w:p w14:paraId="7D75A6CF" w14:textId="258D4684" w:rsidR="00822928" w:rsidRDefault="00822928" w:rsidP="00B013E9">
      <w:pPr>
        <w:rPr>
          <w:ins w:id="788" w:author="sina maarefi" w:date="2022-07-27T16:59:00Z"/>
          <w:rFonts w:cs="2  Titr"/>
          <w:sz w:val="32"/>
          <w:szCs w:val="32"/>
          <w:lang w:bidi="fa-IR"/>
        </w:rPr>
      </w:pPr>
    </w:p>
    <w:p w14:paraId="37D6FE69" w14:textId="699A2904" w:rsidR="00822928" w:rsidRDefault="00822928" w:rsidP="00B013E9">
      <w:pPr>
        <w:rPr>
          <w:ins w:id="789" w:author="sina maarefi" w:date="2022-07-27T17:00:00Z"/>
          <w:rFonts w:cs="2  Titr"/>
          <w:sz w:val="32"/>
          <w:szCs w:val="32"/>
          <w:rtl/>
          <w:lang w:bidi="fa-IR"/>
        </w:rPr>
      </w:pPr>
      <w:ins w:id="790" w:author="sina maarefi" w:date="2022-07-27T16:59:00Z">
        <w:r>
          <w:rPr>
            <w:rFonts w:cs="2  Titr" w:hint="cs"/>
            <w:sz w:val="32"/>
            <w:szCs w:val="32"/>
            <w:rtl/>
            <w:lang w:bidi="fa-IR"/>
          </w:rPr>
          <w:t>خوب اینجا خیلی جالب بود....نگاه کنید سایت دانشگاه وقتی کپ</w:t>
        </w:r>
      </w:ins>
      <w:ins w:id="791" w:author="sina maarefi" w:date="2022-07-27T17:00:00Z">
        <w:r>
          <w:rPr>
            <w:rFonts w:cs="2  Titr" w:hint="cs"/>
            <w:sz w:val="32"/>
            <w:szCs w:val="32"/>
            <w:rtl/>
            <w:lang w:bidi="fa-IR"/>
          </w:rPr>
          <w:t xml:space="preserve">چا درست میشه میره داخل صفحه ی دیگر....ولی خوب ما که اینجا چنین چیزی نداریم..کاری که من کردم از دستور بالا استفاده کردم..اینکه بیاد صفحه رو </w:t>
        </w:r>
        <w:r>
          <w:rPr>
            <w:rFonts w:cs="2  Titr"/>
            <w:sz w:val="32"/>
            <w:szCs w:val="32"/>
            <w:lang w:bidi="fa-IR"/>
          </w:rPr>
          <w:t>reload</w:t>
        </w:r>
        <w:r>
          <w:rPr>
            <w:rFonts w:cs="2  Titr" w:hint="cs"/>
            <w:sz w:val="32"/>
            <w:szCs w:val="32"/>
            <w:rtl/>
            <w:lang w:bidi="fa-IR"/>
          </w:rPr>
          <w:t xml:space="preserve">  کنه...</w:t>
        </w:r>
      </w:ins>
    </w:p>
    <w:p w14:paraId="5A24785C" w14:textId="18F6932A" w:rsidR="00822928" w:rsidRDefault="00791A6D" w:rsidP="00B013E9">
      <w:pPr>
        <w:rPr>
          <w:ins w:id="792" w:author="sina maarefi" w:date="2022-07-27T17:10:00Z"/>
          <w:rFonts w:cs="2  Titr"/>
          <w:sz w:val="32"/>
          <w:szCs w:val="32"/>
          <w:lang w:bidi="fa-IR"/>
        </w:rPr>
      </w:pPr>
      <w:ins w:id="793" w:author="sina maarefi" w:date="2022-07-27T17:10:00Z">
        <w:r>
          <w:rPr>
            <w:noProof/>
          </w:rPr>
          <w:drawing>
            <wp:inline distT="0" distB="0" distL="0" distR="0" wp14:anchorId="50996932" wp14:editId="1586169D">
              <wp:extent cx="5731510" cy="145224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452245"/>
                      </a:xfrm>
                      <a:prstGeom prst="rect">
                        <a:avLst/>
                      </a:prstGeom>
                    </pic:spPr>
                  </pic:pic>
                </a:graphicData>
              </a:graphic>
            </wp:inline>
          </w:drawing>
        </w:r>
      </w:ins>
    </w:p>
    <w:p w14:paraId="467878D7" w14:textId="63C805BC" w:rsidR="00791A6D" w:rsidRDefault="00791A6D" w:rsidP="00B013E9">
      <w:pPr>
        <w:rPr>
          <w:ins w:id="794" w:author="sina maarefi" w:date="2022-07-27T17:10:00Z"/>
          <w:rFonts w:cs="2  Titr"/>
          <w:sz w:val="32"/>
          <w:szCs w:val="32"/>
          <w:lang w:bidi="fa-IR"/>
        </w:rPr>
      </w:pPr>
    </w:p>
    <w:p w14:paraId="0B90E108" w14:textId="075CAD11" w:rsidR="00791A6D" w:rsidRDefault="00791A6D" w:rsidP="00B013E9">
      <w:pPr>
        <w:rPr>
          <w:ins w:id="795" w:author="sina maarefi" w:date="2022-07-27T17:11:00Z"/>
          <w:rFonts w:cs="2  Titr"/>
          <w:sz w:val="32"/>
          <w:szCs w:val="32"/>
          <w:rtl/>
          <w:lang w:bidi="fa-IR"/>
        </w:rPr>
      </w:pPr>
      <w:ins w:id="796" w:author="sina maarefi" w:date="2022-07-27T17:10:00Z">
        <w:r>
          <w:rPr>
            <w:rFonts w:cs="2  Titr" w:hint="cs"/>
            <w:sz w:val="32"/>
            <w:szCs w:val="32"/>
            <w:rtl/>
            <w:lang w:bidi="fa-IR"/>
          </w:rPr>
          <w:lastRenderedPageBreak/>
          <w:t xml:space="preserve">خوب این </w:t>
        </w:r>
        <w:r>
          <w:rPr>
            <w:rFonts w:cs="2  Titr"/>
            <w:sz w:val="32"/>
            <w:szCs w:val="32"/>
            <w:lang w:bidi="fa-IR"/>
          </w:rPr>
          <w:t>if</w:t>
        </w:r>
        <w:r>
          <w:rPr>
            <w:rFonts w:cs="2  Titr" w:hint="cs"/>
            <w:sz w:val="32"/>
            <w:szCs w:val="32"/>
            <w:rtl/>
            <w:lang w:bidi="fa-IR"/>
          </w:rPr>
          <w:t xml:space="preserve">  که اینجا نوشتم..همانطور که می بینین خودش داخلش یک </w:t>
        </w:r>
        <w:r>
          <w:rPr>
            <w:rFonts w:cs="2  Titr"/>
            <w:sz w:val="32"/>
            <w:szCs w:val="32"/>
            <w:lang w:bidi="fa-IR"/>
          </w:rPr>
          <w:t>if</w:t>
        </w:r>
        <w:r>
          <w:rPr>
            <w:rFonts w:cs="2  Titr" w:hint="cs"/>
            <w:sz w:val="32"/>
            <w:szCs w:val="32"/>
            <w:rtl/>
            <w:lang w:bidi="fa-IR"/>
          </w:rPr>
          <w:t xml:space="preserve">  می دیکر می باشد..اینکه آدم</w:t>
        </w:r>
      </w:ins>
      <w:ins w:id="797" w:author="sina maarefi" w:date="2022-07-27T17:11:00Z">
        <w:r>
          <w:rPr>
            <w:rFonts w:cs="2  Titr" w:hint="cs"/>
            <w:sz w:val="32"/>
            <w:szCs w:val="32"/>
            <w:rtl/>
            <w:lang w:bidi="fa-IR"/>
          </w:rPr>
          <w:t xml:space="preserve"> گیج نشه و بدونه داره برای کدوم مینویسه و مثلا اینکه اون </w:t>
        </w:r>
        <w:r>
          <w:rPr>
            <w:rFonts w:cs="2  Titr"/>
            <w:sz w:val="32"/>
            <w:szCs w:val="32"/>
            <w:lang w:bidi="fa-IR"/>
          </w:rPr>
          <w:t>else</w:t>
        </w:r>
        <w:r>
          <w:rPr>
            <w:rFonts w:cs="2  Titr" w:hint="cs"/>
            <w:sz w:val="32"/>
            <w:szCs w:val="32"/>
            <w:rtl/>
            <w:lang w:bidi="fa-IR"/>
          </w:rPr>
          <w:t xml:space="preserve">  دومی برای </w:t>
        </w:r>
        <w:r>
          <w:rPr>
            <w:rFonts w:cs="2  Titr"/>
            <w:sz w:val="32"/>
            <w:szCs w:val="32"/>
            <w:lang w:bidi="fa-IR"/>
          </w:rPr>
          <w:t>if</w:t>
        </w:r>
        <w:r>
          <w:rPr>
            <w:rFonts w:cs="2  Titr" w:hint="cs"/>
            <w:sz w:val="32"/>
            <w:szCs w:val="32"/>
            <w:rtl/>
            <w:lang w:bidi="fa-IR"/>
          </w:rPr>
          <w:t xml:space="preserve">  اولیه یا دومی .توجه به </w:t>
        </w:r>
        <w:r>
          <w:rPr>
            <w:rFonts w:cs="2  Titr"/>
            <w:sz w:val="32"/>
            <w:szCs w:val="32"/>
            <w:lang w:bidi="fa-IR"/>
          </w:rPr>
          <w:t>{}</w:t>
        </w:r>
        <w:r>
          <w:rPr>
            <w:rFonts w:cs="2  Titr" w:hint="cs"/>
            <w:sz w:val="32"/>
            <w:szCs w:val="32"/>
            <w:rtl/>
            <w:lang w:bidi="fa-IR"/>
          </w:rPr>
          <w:t xml:space="preserve">  خیلی اهمیت دارد...که آدم بدونه تو اسکوپ کدوم یکیه.....</w:t>
        </w:r>
      </w:ins>
    </w:p>
    <w:p w14:paraId="09680D7E" w14:textId="3B5574B8" w:rsidR="00791A6D" w:rsidRDefault="00791A6D" w:rsidP="00B013E9">
      <w:pPr>
        <w:rPr>
          <w:ins w:id="798" w:author="sina maarefi" w:date="2022-07-27T17:13:00Z"/>
          <w:rFonts w:cs="2  Titr"/>
          <w:sz w:val="32"/>
          <w:szCs w:val="32"/>
          <w:rtl/>
          <w:lang w:bidi="fa-IR"/>
        </w:rPr>
      </w:pPr>
      <w:ins w:id="799" w:author="sina maarefi" w:date="2022-07-27T17:11:00Z">
        <w:r>
          <w:rPr>
            <w:rFonts w:cs="2  Titr" w:hint="cs"/>
            <w:sz w:val="32"/>
            <w:szCs w:val="32"/>
            <w:rtl/>
            <w:lang w:bidi="fa-IR"/>
          </w:rPr>
          <w:t>یک نکت</w:t>
        </w:r>
      </w:ins>
      <w:ins w:id="800" w:author="sina maarefi" w:date="2022-07-27T17:12:00Z">
        <w:r>
          <w:rPr>
            <w:rFonts w:cs="2  Titr" w:hint="cs"/>
            <w:sz w:val="32"/>
            <w:szCs w:val="32"/>
            <w:rtl/>
            <w:lang w:bidi="fa-IR"/>
          </w:rPr>
          <w:t xml:space="preserve">ه ی دیگری هم بگم...الان من کد رو نوشتم بعد هر چی کد رو اجرا میکردم اوکی نمیداد....اول فهمیدم خوب مثلا یکجا اشتباه مفهومی کردم..بعد که رفتم تو تب </w:t>
        </w:r>
        <w:r>
          <w:rPr>
            <w:rFonts w:cs="2  Titr"/>
            <w:sz w:val="32"/>
            <w:szCs w:val="32"/>
            <w:lang w:bidi="fa-IR"/>
          </w:rPr>
          <w:t>console</w:t>
        </w:r>
        <w:r>
          <w:rPr>
            <w:rFonts w:cs="2  Titr" w:hint="cs"/>
            <w:sz w:val="32"/>
            <w:szCs w:val="32"/>
            <w:rtl/>
            <w:lang w:bidi="fa-IR"/>
          </w:rPr>
          <w:t xml:space="preserve">  فهمیدم که یک اشتباه </w:t>
        </w:r>
        <w:r>
          <w:rPr>
            <w:rFonts w:cs="2  Titr"/>
            <w:sz w:val="32"/>
            <w:szCs w:val="32"/>
            <w:lang w:bidi="fa-IR"/>
          </w:rPr>
          <w:t xml:space="preserve">syntax  </w:t>
        </w:r>
      </w:ins>
      <w:ins w:id="801" w:author="sina maarefi" w:date="2022-07-27T17:13:00Z">
        <w:r>
          <w:rPr>
            <w:rFonts w:cs="2  Titr" w:hint="cs"/>
            <w:sz w:val="32"/>
            <w:szCs w:val="32"/>
            <w:rtl/>
            <w:lang w:bidi="fa-IR"/>
          </w:rPr>
          <w:t xml:space="preserve">  کردم....</w:t>
        </w:r>
      </w:ins>
    </w:p>
    <w:p w14:paraId="586B861E" w14:textId="66D099A4" w:rsidR="00791A6D" w:rsidRDefault="008D24A4" w:rsidP="00B013E9">
      <w:pPr>
        <w:rPr>
          <w:ins w:id="802" w:author="sina maarefi" w:date="2022-07-27T17:16:00Z"/>
          <w:rFonts w:cs="2  Titr"/>
          <w:sz w:val="32"/>
          <w:szCs w:val="32"/>
          <w:rtl/>
          <w:lang w:bidi="fa-IR"/>
        </w:rPr>
      </w:pPr>
      <w:ins w:id="803" w:author="sina maarefi" w:date="2022-07-27T17:16:00Z">
        <w:r>
          <w:rPr>
            <w:rFonts w:cs="2  Titr" w:hint="cs"/>
            <w:sz w:val="32"/>
            <w:szCs w:val="32"/>
            <w:rtl/>
            <w:lang w:bidi="fa-IR"/>
          </w:rPr>
          <w:t xml:space="preserve">تا الان از کدی که نوشتم بسیار بسیار راضی هستم..فقط خیلی سریعه..میدونی یعنی چه خوب میشد عملیات رو مثلا بعد از دو ثانیه انجام میداد...این رو باید دنبالش باشم....یعنی یکم </w:t>
        </w:r>
        <w:r>
          <w:rPr>
            <w:rFonts w:cs="2  Titr"/>
            <w:sz w:val="32"/>
            <w:szCs w:val="32"/>
            <w:lang w:bidi="fa-IR"/>
          </w:rPr>
          <w:t>delay</w:t>
        </w:r>
        <w:r>
          <w:rPr>
            <w:rFonts w:cs="2  Titr" w:hint="cs"/>
            <w:sz w:val="32"/>
            <w:szCs w:val="32"/>
            <w:rtl/>
            <w:lang w:bidi="fa-IR"/>
          </w:rPr>
          <w:t xml:space="preserve"> ...</w:t>
        </w:r>
      </w:ins>
    </w:p>
    <w:p w14:paraId="6BA30E8E" w14:textId="62CB6365" w:rsidR="008D24A4" w:rsidRDefault="00961243" w:rsidP="00B013E9">
      <w:pPr>
        <w:rPr>
          <w:ins w:id="804" w:author="sina maarefi" w:date="2022-07-27T17:29:00Z"/>
          <w:rFonts w:cs="2  Titr"/>
          <w:sz w:val="32"/>
          <w:szCs w:val="32"/>
          <w:lang w:bidi="fa-IR"/>
        </w:rPr>
      </w:pPr>
      <w:ins w:id="805" w:author="sina maarefi" w:date="2022-07-27T17:29:00Z">
        <w:r>
          <w:rPr>
            <w:noProof/>
          </w:rPr>
          <w:drawing>
            <wp:inline distT="0" distB="0" distL="0" distR="0" wp14:anchorId="6F6BE31F" wp14:editId="18F51007">
              <wp:extent cx="4829175" cy="4857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29175" cy="485775"/>
                      </a:xfrm>
                      <a:prstGeom prst="rect">
                        <a:avLst/>
                      </a:prstGeom>
                    </pic:spPr>
                  </pic:pic>
                </a:graphicData>
              </a:graphic>
            </wp:inline>
          </w:drawing>
        </w:r>
      </w:ins>
    </w:p>
    <w:p w14:paraId="2FB10D15" w14:textId="3D2316A1" w:rsidR="00961243" w:rsidRDefault="00961243" w:rsidP="00B013E9">
      <w:pPr>
        <w:rPr>
          <w:ins w:id="806" w:author="sina maarefi" w:date="2022-07-27T17:29:00Z"/>
          <w:rFonts w:cs="2  Titr"/>
          <w:sz w:val="32"/>
          <w:szCs w:val="32"/>
          <w:lang w:bidi="fa-IR"/>
        </w:rPr>
      </w:pPr>
    </w:p>
    <w:p w14:paraId="0627EC58" w14:textId="51ADD5E7" w:rsidR="00961243" w:rsidRDefault="00961243" w:rsidP="00B013E9">
      <w:pPr>
        <w:rPr>
          <w:ins w:id="807" w:author="sina maarefi" w:date="2022-07-27T17:29:00Z"/>
          <w:rFonts w:cs="2  Titr"/>
          <w:sz w:val="32"/>
          <w:szCs w:val="32"/>
          <w:rtl/>
          <w:lang w:bidi="fa-IR"/>
        </w:rPr>
      </w:pPr>
      <w:ins w:id="808" w:author="sina maarefi" w:date="2022-07-27T17:29:00Z">
        <w:r>
          <w:rPr>
            <w:rFonts w:cs="2  Titr" w:hint="cs"/>
            <w:sz w:val="32"/>
            <w:szCs w:val="32"/>
            <w:rtl/>
            <w:lang w:bidi="fa-IR"/>
          </w:rPr>
          <w:t xml:space="preserve">برای ساخت چنین چیزی که عبارت دومی وسط افتاده..هیچ کاری نداره..یک </w:t>
        </w:r>
        <w:r>
          <w:rPr>
            <w:rFonts w:cs="2  Titr"/>
            <w:sz w:val="32"/>
            <w:szCs w:val="32"/>
            <w:lang w:bidi="fa-IR"/>
          </w:rPr>
          <w:t>text-</w:t>
        </w:r>
        <w:proofErr w:type="spellStart"/>
        <w:r>
          <w:rPr>
            <w:rFonts w:cs="2  Titr"/>
            <w:sz w:val="32"/>
            <w:szCs w:val="32"/>
            <w:lang w:bidi="fa-IR"/>
          </w:rPr>
          <w:t>allign</w:t>
        </w:r>
        <w:proofErr w:type="spellEnd"/>
        <w:r>
          <w:rPr>
            <w:rFonts w:cs="2  Titr" w:hint="cs"/>
            <w:sz w:val="32"/>
            <w:szCs w:val="32"/>
            <w:rtl/>
            <w:lang w:bidi="fa-IR"/>
          </w:rPr>
          <w:t xml:space="preserve">  ساده می باشد..</w:t>
        </w:r>
      </w:ins>
    </w:p>
    <w:p w14:paraId="14F3D457" w14:textId="44F4BBCB" w:rsidR="00961243" w:rsidRDefault="00F20B01" w:rsidP="00B013E9">
      <w:pPr>
        <w:rPr>
          <w:ins w:id="809" w:author="sina maarefi" w:date="2022-07-27T17:31:00Z"/>
          <w:rFonts w:cs="2  Titr"/>
          <w:sz w:val="32"/>
          <w:szCs w:val="32"/>
          <w:rtl/>
          <w:lang w:bidi="fa-IR"/>
        </w:rPr>
      </w:pPr>
      <w:ins w:id="810" w:author="sina maarefi" w:date="2022-07-27T17:31:00Z">
        <w:r>
          <w:rPr>
            <w:noProof/>
          </w:rPr>
          <w:lastRenderedPageBreak/>
          <w:drawing>
            <wp:inline distT="0" distB="0" distL="0" distR="0" wp14:anchorId="1B279E4E" wp14:editId="4D3C1C7A">
              <wp:extent cx="5731510" cy="3828415"/>
              <wp:effectExtent l="0" t="0" r="254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828415"/>
                      </a:xfrm>
                      <a:prstGeom prst="rect">
                        <a:avLst/>
                      </a:prstGeom>
                    </pic:spPr>
                  </pic:pic>
                </a:graphicData>
              </a:graphic>
            </wp:inline>
          </w:drawing>
        </w:r>
      </w:ins>
    </w:p>
    <w:p w14:paraId="7BD52200" w14:textId="7E710DC1" w:rsidR="00F20B01" w:rsidRDefault="00F20B01" w:rsidP="00B013E9">
      <w:pPr>
        <w:rPr>
          <w:ins w:id="811" w:author="sina maarefi" w:date="2022-07-27T17:32:00Z"/>
          <w:rFonts w:cs="2  Titr"/>
          <w:sz w:val="32"/>
          <w:szCs w:val="32"/>
          <w:rtl/>
          <w:lang w:bidi="fa-IR"/>
        </w:rPr>
      </w:pPr>
      <w:ins w:id="812" w:author="sina maarefi" w:date="2022-07-27T17:31:00Z">
        <w:r>
          <w:rPr>
            <w:rFonts w:cs="2  Titr" w:hint="cs"/>
            <w:sz w:val="32"/>
            <w:szCs w:val="32"/>
            <w:rtl/>
            <w:lang w:bidi="fa-IR"/>
          </w:rPr>
          <w:t>آقا در حاشیه به یک نکته ای بپردازم..اینکه چرا وقتی خیلی سایز پیج میره بالا...این آیکون ها جاشون عوض میشه..همانطور که می بینی ...اونای دیگه مثل آدم هستند</w:t>
        </w:r>
      </w:ins>
      <w:ins w:id="813" w:author="sina maarefi" w:date="2022-07-27T17:32:00Z">
        <w:r>
          <w:rPr>
            <w:rFonts w:cs="2  Titr" w:hint="cs"/>
            <w:sz w:val="32"/>
            <w:szCs w:val="32"/>
            <w:rtl/>
            <w:lang w:bidi="fa-IR"/>
          </w:rPr>
          <w:t xml:space="preserve">..ولی اون آیکون ها فرق میکنند..چون دلیلش این است که موقه نوشتن کدهای </w:t>
        </w:r>
        <w:proofErr w:type="spellStart"/>
        <w:r>
          <w:rPr>
            <w:rFonts w:cs="2  Titr"/>
            <w:sz w:val="32"/>
            <w:szCs w:val="32"/>
            <w:lang w:bidi="fa-IR"/>
          </w:rPr>
          <w:t>css</w:t>
        </w:r>
        <w:proofErr w:type="spellEnd"/>
        <w:r>
          <w:rPr>
            <w:rFonts w:cs="2  Titr" w:hint="cs"/>
            <w:sz w:val="32"/>
            <w:szCs w:val="32"/>
            <w:rtl/>
            <w:lang w:bidi="fa-IR"/>
          </w:rPr>
          <w:t xml:space="preserve">  ...موقعیت اون ها رو به تگ </w:t>
        </w:r>
        <w:r>
          <w:rPr>
            <w:rFonts w:cs="2  Titr"/>
            <w:sz w:val="32"/>
            <w:szCs w:val="32"/>
            <w:lang w:bidi="fa-IR"/>
          </w:rPr>
          <w:t>input</w:t>
        </w:r>
        <w:r>
          <w:rPr>
            <w:rFonts w:cs="2  Titr" w:hint="cs"/>
            <w:sz w:val="32"/>
            <w:szCs w:val="32"/>
            <w:rtl/>
            <w:lang w:bidi="fa-IR"/>
          </w:rPr>
          <w:t xml:space="preserve">  نتونستم </w:t>
        </w:r>
        <w:r>
          <w:rPr>
            <w:rFonts w:cs="2  Titr"/>
            <w:sz w:val="32"/>
            <w:szCs w:val="32"/>
            <w:lang w:bidi="fa-IR"/>
          </w:rPr>
          <w:t>relative</w:t>
        </w:r>
        <w:r>
          <w:rPr>
            <w:rFonts w:cs="2  Titr" w:hint="cs"/>
            <w:sz w:val="32"/>
            <w:szCs w:val="32"/>
            <w:rtl/>
            <w:lang w:bidi="fa-IR"/>
          </w:rPr>
          <w:t xml:space="preserve">  کنم..بلکه به خطی که درونش بودند..به خاطر همین موقعیتش تغییر کرده است..</w:t>
        </w:r>
      </w:ins>
    </w:p>
    <w:p w14:paraId="5229967B" w14:textId="77777777" w:rsidR="00F20B01" w:rsidRDefault="00F20B01" w:rsidP="00B013E9">
      <w:pPr>
        <w:rPr>
          <w:ins w:id="814" w:author="sina maarefi" w:date="2022-07-27T13:15:00Z"/>
          <w:rFonts w:cs="2  Titr" w:hint="cs"/>
          <w:sz w:val="32"/>
          <w:szCs w:val="32"/>
          <w:rtl/>
          <w:lang w:bidi="fa-IR"/>
        </w:rPr>
      </w:pPr>
    </w:p>
    <w:p w14:paraId="2632BD29" w14:textId="77777777" w:rsidR="0062640B" w:rsidRDefault="0062640B" w:rsidP="00B013E9">
      <w:pPr>
        <w:rPr>
          <w:ins w:id="815" w:author="sina maarefi" w:date="2022-07-27T12:34:00Z"/>
          <w:rFonts w:cs="2  Titr" w:hint="cs"/>
          <w:sz w:val="32"/>
          <w:szCs w:val="32"/>
          <w:rtl/>
          <w:lang w:bidi="fa-IR"/>
        </w:rPr>
      </w:pPr>
    </w:p>
    <w:p w14:paraId="42F65687" w14:textId="77777777" w:rsidR="00F20D77" w:rsidRDefault="00F20D77" w:rsidP="00B013E9">
      <w:pPr>
        <w:rPr>
          <w:ins w:id="816" w:author="sina maarefi" w:date="2022-07-26T18:37:00Z"/>
          <w:rFonts w:cs="2  Titr" w:hint="cs"/>
          <w:sz w:val="32"/>
          <w:szCs w:val="32"/>
          <w:rtl/>
          <w:lang w:bidi="fa-IR"/>
        </w:rPr>
      </w:pPr>
    </w:p>
    <w:p w14:paraId="2E17BCE4" w14:textId="77777777" w:rsidR="00723E23" w:rsidRDefault="00723E23" w:rsidP="00C03E44">
      <w:pPr>
        <w:rPr>
          <w:ins w:id="817" w:author="sina maarefi" w:date="2022-07-26T18:00:00Z"/>
          <w:rFonts w:cs="2  Titr"/>
          <w:sz w:val="32"/>
          <w:szCs w:val="32"/>
          <w:rtl/>
          <w:lang w:bidi="fa-IR"/>
        </w:rPr>
      </w:pPr>
    </w:p>
    <w:p w14:paraId="6400C722" w14:textId="77777777" w:rsidR="000C603E" w:rsidRDefault="000C603E" w:rsidP="00C03E44">
      <w:pPr>
        <w:rPr>
          <w:ins w:id="818" w:author="sina maarefi" w:date="2022-07-26T17:54:00Z"/>
          <w:rFonts w:cs="2  Titr"/>
          <w:sz w:val="32"/>
          <w:szCs w:val="32"/>
          <w:rtl/>
          <w:lang w:bidi="fa-IR"/>
        </w:rPr>
      </w:pPr>
    </w:p>
    <w:p w14:paraId="7AC6D3E6" w14:textId="77777777" w:rsidR="00F17421" w:rsidRDefault="00F17421" w:rsidP="00C03E44">
      <w:pPr>
        <w:rPr>
          <w:ins w:id="819" w:author="sina maarefi" w:date="2022-07-26T17:39:00Z"/>
          <w:rFonts w:cs="2  Titr"/>
          <w:sz w:val="32"/>
          <w:szCs w:val="32"/>
          <w:rtl/>
          <w:lang w:bidi="fa-IR"/>
        </w:rPr>
      </w:pPr>
    </w:p>
    <w:p w14:paraId="520926AE" w14:textId="77777777" w:rsidR="00EF139D" w:rsidRDefault="00EF139D" w:rsidP="00C03E44">
      <w:pPr>
        <w:rPr>
          <w:ins w:id="820" w:author="sina maarefi" w:date="2022-07-26T17:37:00Z"/>
          <w:rFonts w:cs="2  Titr"/>
          <w:sz w:val="32"/>
          <w:szCs w:val="32"/>
          <w:rtl/>
          <w:lang w:bidi="fa-IR"/>
        </w:rPr>
      </w:pPr>
    </w:p>
    <w:p w14:paraId="76226611" w14:textId="77777777" w:rsidR="00EF139D" w:rsidRDefault="00EF139D" w:rsidP="00C03E44">
      <w:pPr>
        <w:rPr>
          <w:ins w:id="821" w:author="sina maarefi" w:date="2022-07-24T11:32:00Z"/>
          <w:rFonts w:cs="2  Titr"/>
          <w:sz w:val="32"/>
          <w:szCs w:val="32"/>
          <w:rtl/>
          <w:lang w:bidi="fa-IR"/>
        </w:rPr>
      </w:pPr>
    </w:p>
    <w:p w14:paraId="752E7C28" w14:textId="77777777" w:rsidR="00C03E44" w:rsidRDefault="00C03E44" w:rsidP="00C03E44">
      <w:pPr>
        <w:rPr>
          <w:ins w:id="822" w:author="sina maarefi" w:date="2022-07-24T11:09:00Z"/>
          <w:rFonts w:cs="2  Titr"/>
          <w:sz w:val="32"/>
          <w:szCs w:val="32"/>
          <w:rtl/>
          <w:lang w:bidi="fa-IR"/>
        </w:rPr>
      </w:pPr>
    </w:p>
    <w:p w14:paraId="46FBFC3D" w14:textId="77777777" w:rsidR="0090146F" w:rsidRDefault="0090146F" w:rsidP="00EF7B9E">
      <w:pPr>
        <w:rPr>
          <w:ins w:id="823" w:author="sina maarefi" w:date="2022-07-23T19:44:00Z"/>
          <w:rFonts w:cs="2  Titr"/>
          <w:sz w:val="32"/>
          <w:szCs w:val="32"/>
          <w:rtl/>
          <w:lang w:bidi="fa-IR"/>
        </w:rPr>
      </w:pPr>
    </w:p>
    <w:p w14:paraId="3C4A55F4" w14:textId="199CCEFD" w:rsidR="00B17E83" w:rsidRPr="007F293A" w:rsidRDefault="00B17E83" w:rsidP="001D72A5">
      <w:pPr>
        <w:rPr>
          <w:rFonts w:cs="2  Titr"/>
          <w:sz w:val="32"/>
          <w:szCs w:val="32"/>
          <w:rtl/>
          <w:lang w:bidi="fa-IR"/>
        </w:rPr>
      </w:pPr>
      <w:ins w:id="824" w:author="sina maarefi" w:date="2022-07-23T19:35:00Z">
        <w:r>
          <w:rPr>
            <w:rFonts w:cs="2  Titr" w:hint="cs"/>
            <w:sz w:val="32"/>
            <w:szCs w:val="32"/>
            <w:rtl/>
            <w:lang w:bidi="fa-IR"/>
          </w:rPr>
          <w:t xml:space="preserve"> </w:t>
        </w:r>
      </w:ins>
    </w:p>
    <w:sectPr w:rsidR="00B17E83" w:rsidRPr="007F293A" w:rsidSect="006C4E8B">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2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na maarefi">
    <w15:presenceInfo w15:providerId="Windows Live" w15:userId="149a900e140231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93A"/>
    <w:rsid w:val="000245B1"/>
    <w:rsid w:val="00032214"/>
    <w:rsid w:val="000356CA"/>
    <w:rsid w:val="00072456"/>
    <w:rsid w:val="000834DE"/>
    <w:rsid w:val="000A399E"/>
    <w:rsid w:val="000B1BD4"/>
    <w:rsid w:val="000C603E"/>
    <w:rsid w:val="000E012B"/>
    <w:rsid w:val="0010549F"/>
    <w:rsid w:val="00131AC3"/>
    <w:rsid w:val="00152210"/>
    <w:rsid w:val="0016156D"/>
    <w:rsid w:val="001B0235"/>
    <w:rsid w:val="001B6F0A"/>
    <w:rsid w:val="001D72A5"/>
    <w:rsid w:val="002375D8"/>
    <w:rsid w:val="00255446"/>
    <w:rsid w:val="002672F1"/>
    <w:rsid w:val="002E02B5"/>
    <w:rsid w:val="002F2AD6"/>
    <w:rsid w:val="002F534B"/>
    <w:rsid w:val="00346AD5"/>
    <w:rsid w:val="00382ED1"/>
    <w:rsid w:val="00392FC5"/>
    <w:rsid w:val="003B161A"/>
    <w:rsid w:val="004C4708"/>
    <w:rsid w:val="004C6C8F"/>
    <w:rsid w:val="004D6532"/>
    <w:rsid w:val="004E284F"/>
    <w:rsid w:val="00531D73"/>
    <w:rsid w:val="005364CF"/>
    <w:rsid w:val="00570AAB"/>
    <w:rsid w:val="005C0123"/>
    <w:rsid w:val="005C1F77"/>
    <w:rsid w:val="005F560E"/>
    <w:rsid w:val="005F6865"/>
    <w:rsid w:val="0062640B"/>
    <w:rsid w:val="0065559F"/>
    <w:rsid w:val="0067364C"/>
    <w:rsid w:val="00694C07"/>
    <w:rsid w:val="00695D5F"/>
    <w:rsid w:val="006C4E8B"/>
    <w:rsid w:val="006E65FA"/>
    <w:rsid w:val="00723E23"/>
    <w:rsid w:val="00752989"/>
    <w:rsid w:val="007569E0"/>
    <w:rsid w:val="00791A6D"/>
    <w:rsid w:val="007A4D2E"/>
    <w:rsid w:val="007B4DF6"/>
    <w:rsid w:val="007B6B95"/>
    <w:rsid w:val="007F293A"/>
    <w:rsid w:val="007F4A1F"/>
    <w:rsid w:val="00800170"/>
    <w:rsid w:val="00812A59"/>
    <w:rsid w:val="00822464"/>
    <w:rsid w:val="00822928"/>
    <w:rsid w:val="00845497"/>
    <w:rsid w:val="008537DD"/>
    <w:rsid w:val="00855534"/>
    <w:rsid w:val="00857998"/>
    <w:rsid w:val="00861090"/>
    <w:rsid w:val="008A2355"/>
    <w:rsid w:val="008B4494"/>
    <w:rsid w:val="008D24A4"/>
    <w:rsid w:val="008D6C3C"/>
    <w:rsid w:val="008E02F4"/>
    <w:rsid w:val="008E6B7A"/>
    <w:rsid w:val="0090146F"/>
    <w:rsid w:val="00910370"/>
    <w:rsid w:val="009457F0"/>
    <w:rsid w:val="00945C6C"/>
    <w:rsid w:val="00961243"/>
    <w:rsid w:val="00993B28"/>
    <w:rsid w:val="009C4003"/>
    <w:rsid w:val="009C4D30"/>
    <w:rsid w:val="00A03CB4"/>
    <w:rsid w:val="00A34105"/>
    <w:rsid w:val="00A63F60"/>
    <w:rsid w:val="00A80825"/>
    <w:rsid w:val="00A90158"/>
    <w:rsid w:val="00AD6F0C"/>
    <w:rsid w:val="00B013E9"/>
    <w:rsid w:val="00B17E83"/>
    <w:rsid w:val="00B234BF"/>
    <w:rsid w:val="00BD3A46"/>
    <w:rsid w:val="00BF44B0"/>
    <w:rsid w:val="00C03E44"/>
    <w:rsid w:val="00CB05EA"/>
    <w:rsid w:val="00CE7BF9"/>
    <w:rsid w:val="00CF2945"/>
    <w:rsid w:val="00D64A5A"/>
    <w:rsid w:val="00D73E28"/>
    <w:rsid w:val="00D81C29"/>
    <w:rsid w:val="00D95C4A"/>
    <w:rsid w:val="00DC267A"/>
    <w:rsid w:val="00E00D03"/>
    <w:rsid w:val="00E05222"/>
    <w:rsid w:val="00E0599D"/>
    <w:rsid w:val="00E158E5"/>
    <w:rsid w:val="00E33023"/>
    <w:rsid w:val="00E506AE"/>
    <w:rsid w:val="00E51AA6"/>
    <w:rsid w:val="00E54FE1"/>
    <w:rsid w:val="00E6490E"/>
    <w:rsid w:val="00E951CA"/>
    <w:rsid w:val="00E96672"/>
    <w:rsid w:val="00EA46A6"/>
    <w:rsid w:val="00EF139D"/>
    <w:rsid w:val="00EF7B9E"/>
    <w:rsid w:val="00F17421"/>
    <w:rsid w:val="00F20B01"/>
    <w:rsid w:val="00F20D77"/>
    <w:rsid w:val="00F210D2"/>
    <w:rsid w:val="00F46AF6"/>
    <w:rsid w:val="00F87294"/>
    <w:rsid w:val="00F965D1"/>
    <w:rsid w:val="00F96687"/>
    <w:rsid w:val="00FC6EED"/>
    <w:rsid w:val="00FE3B0E"/>
    <w:rsid w:val="00FF53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2E3B6"/>
  <w15:chartTrackingRefBased/>
  <w15:docId w15:val="{E2FCAD7C-A733-4762-8E38-B70C45A2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99D"/>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4D6532"/>
    <w:pPr>
      <w:spacing w:after="0" w:line="240" w:lineRule="auto"/>
    </w:pPr>
  </w:style>
  <w:style w:type="character" w:styleId="Hyperlink">
    <w:name w:val="Hyperlink"/>
    <w:basedOn w:val="DefaultParagraphFont"/>
    <w:uiPriority w:val="99"/>
    <w:unhideWhenUsed/>
    <w:rsid w:val="00910370"/>
    <w:rPr>
      <w:color w:val="0563C1" w:themeColor="hyperlink"/>
      <w:u w:val="single"/>
    </w:rPr>
  </w:style>
  <w:style w:type="character" w:styleId="UnresolvedMention">
    <w:name w:val="Unresolved Mention"/>
    <w:basedOn w:val="DefaultParagraphFont"/>
    <w:uiPriority w:val="99"/>
    <w:semiHidden/>
    <w:unhideWhenUsed/>
    <w:rsid w:val="009103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microsoft.com/office/2011/relationships/people" Target="peop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34772-ABE1-46AB-BAC0-A709282F1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TotalTime>
  <Pages>46</Pages>
  <Words>3394</Words>
  <Characters>19348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 maarefi</dc:creator>
  <cp:keywords/>
  <dc:description/>
  <cp:lastModifiedBy>sina maarefi</cp:lastModifiedBy>
  <cp:revision>98</cp:revision>
  <dcterms:created xsi:type="dcterms:W3CDTF">2022-07-23T12:34:00Z</dcterms:created>
  <dcterms:modified xsi:type="dcterms:W3CDTF">2022-07-27T13:02:00Z</dcterms:modified>
</cp:coreProperties>
</file>